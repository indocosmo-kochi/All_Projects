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73374B" w:rsidP="0073374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Procedure</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8B76D8" w:rsidP="0073374B">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Software </w:t>
                </w:r>
                <w:r w:rsidR="0073374B">
                  <w:rPr>
                    <w:rFonts w:asciiTheme="majorHAnsi" w:eastAsiaTheme="majorEastAsia" w:hAnsiTheme="majorHAnsi" w:cstheme="majorBidi"/>
                    <w:sz w:val="44"/>
                    <w:szCs w:val="44"/>
                  </w:rPr>
                  <w:t>Design &amp; Development</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73374B">
            <w:r>
              <w:t>Mohandas</w:t>
            </w:r>
          </w:p>
        </w:tc>
        <w:tc>
          <w:tcPr>
            <w:tcW w:w="1350" w:type="dxa"/>
          </w:tcPr>
          <w:p w:rsidR="007A2572" w:rsidRPr="007C669A" w:rsidRDefault="0073374B" w:rsidP="0073374B">
            <w:pPr>
              <w:rPr>
                <w:rFonts w:cstheme="minorHAnsi"/>
              </w:rPr>
            </w:pPr>
            <w:r>
              <w:rPr>
                <w:rFonts w:cstheme="minorHAnsi"/>
              </w:rPr>
              <w:t>20</w:t>
            </w:r>
            <w:r w:rsidR="003C4039" w:rsidRPr="007C669A">
              <w:rPr>
                <w:rFonts w:cstheme="minorHAnsi"/>
              </w:rPr>
              <w:t>-1</w:t>
            </w:r>
            <w:r>
              <w:rPr>
                <w:rFonts w:cstheme="minorHAnsi"/>
              </w:rPr>
              <w:t>1</w:t>
            </w:r>
            <w:r w:rsidR="003C4039" w:rsidRPr="007C669A">
              <w:rPr>
                <w:rFonts w:cstheme="minorHAnsi"/>
              </w:rPr>
              <w:t>-2017</w:t>
            </w:r>
          </w:p>
        </w:tc>
        <w:tc>
          <w:tcPr>
            <w:tcW w:w="5868" w:type="dxa"/>
          </w:tcPr>
          <w:p w:rsidR="007A2572" w:rsidRPr="007C669A" w:rsidRDefault="007C669A" w:rsidP="0073374B">
            <w:pPr>
              <w:rPr>
                <w:rFonts w:cstheme="minorHAnsi"/>
              </w:rPr>
            </w:pPr>
            <w:del w:id="0" w:author="Mathew K S." w:date="2018-06-27T12:28:00Z">
              <w:r w:rsidRPr="007C669A" w:rsidDel="00EE2F9A">
                <w:rPr>
                  <w:rFonts w:eastAsiaTheme="majorEastAsia" w:cstheme="minorHAnsi"/>
                </w:rPr>
                <w:delText>0.9.</w:delText>
              </w:r>
              <w:r w:rsidR="0073374B" w:rsidDel="00EE2F9A">
                <w:rPr>
                  <w:rFonts w:eastAsiaTheme="majorEastAsia" w:cstheme="minorHAnsi"/>
                </w:rPr>
                <w:delText>0</w:delText>
              </w:r>
            </w:del>
            <w:ins w:id="1" w:author="Mathew K S." w:date="2018-06-27T12:28:00Z">
              <w:r w:rsidR="00EE2F9A">
                <w:rPr>
                  <w:rFonts w:eastAsiaTheme="majorEastAsia" w:cstheme="minorHAnsi"/>
                </w:rPr>
                <w:t>Initial Version</w:t>
              </w:r>
            </w:ins>
          </w:p>
        </w:tc>
      </w:tr>
      <w:tr w:rsidR="007A2572" w:rsidTr="007A2572">
        <w:tc>
          <w:tcPr>
            <w:tcW w:w="918" w:type="dxa"/>
          </w:tcPr>
          <w:p w:rsidR="007A2572" w:rsidRDefault="00EE2F9A">
            <w:ins w:id="2" w:author="Mathew K S." w:date="2018-06-27T12:28:00Z">
              <w:r>
                <w:t>1.1</w:t>
              </w:r>
            </w:ins>
          </w:p>
        </w:tc>
        <w:tc>
          <w:tcPr>
            <w:tcW w:w="1440" w:type="dxa"/>
          </w:tcPr>
          <w:p w:rsidR="007A2572" w:rsidRDefault="00EE2F9A">
            <w:ins w:id="3" w:author="Mathew K S." w:date="2018-06-27T12:28:00Z">
              <w:r>
                <w:t>K S Mathew</w:t>
              </w:r>
            </w:ins>
          </w:p>
        </w:tc>
        <w:tc>
          <w:tcPr>
            <w:tcW w:w="1350" w:type="dxa"/>
          </w:tcPr>
          <w:p w:rsidR="007A2572" w:rsidRDefault="00EE2F9A">
            <w:ins w:id="4" w:author="Mathew K S." w:date="2018-06-27T12:28:00Z">
              <w:r>
                <w:t>27-06-2018</w:t>
              </w:r>
            </w:ins>
          </w:p>
        </w:tc>
        <w:tc>
          <w:tcPr>
            <w:tcW w:w="5868" w:type="dxa"/>
          </w:tcPr>
          <w:p w:rsidR="007A2572" w:rsidRDefault="00EE2F9A">
            <w:ins w:id="5" w:author="Mathew K S." w:date="2018-06-27T12:28:00Z">
              <w:r>
                <w:t xml:space="preserve">Process flow </w:t>
              </w:r>
            </w:ins>
            <w:ins w:id="6" w:author="Mathew K S." w:date="2018-06-27T12:29:00Z">
              <w:r>
                <w:t xml:space="preserve">&amp; responsibilities </w:t>
              </w:r>
            </w:ins>
            <w:ins w:id="7" w:author="Mathew K S." w:date="2018-06-27T12:28:00Z">
              <w:r>
                <w:t xml:space="preserve">modified </w:t>
              </w:r>
            </w:ins>
            <w:ins w:id="8" w:author="Mathew K S." w:date="2018-06-27T12:29:00Z">
              <w:r>
                <w:t>(sections 5.3, 7)</w:t>
              </w:r>
            </w:ins>
          </w:p>
        </w:tc>
      </w:tr>
      <w:tr w:rsidR="007A2572" w:rsidTr="007A2572">
        <w:tc>
          <w:tcPr>
            <w:tcW w:w="918" w:type="dxa"/>
          </w:tcPr>
          <w:p w:rsidR="007A2572" w:rsidRDefault="00E70120">
            <w:ins w:id="9" w:author="indocosmo" w:date="2020-11-24T15:36:00Z">
              <w:r>
                <w:t>1.2</w:t>
              </w:r>
            </w:ins>
          </w:p>
        </w:tc>
        <w:tc>
          <w:tcPr>
            <w:tcW w:w="1440" w:type="dxa"/>
          </w:tcPr>
          <w:p w:rsidR="007A2572" w:rsidRDefault="00E70120">
            <w:ins w:id="10" w:author="indocosmo" w:date="2020-11-24T15:36:00Z">
              <w:r>
                <w:t>Suraj P</w:t>
              </w:r>
            </w:ins>
          </w:p>
        </w:tc>
        <w:tc>
          <w:tcPr>
            <w:tcW w:w="1350" w:type="dxa"/>
          </w:tcPr>
          <w:p w:rsidR="007A2572" w:rsidRDefault="00E70120">
            <w:ins w:id="11" w:author="indocosmo" w:date="2020-11-24T15:37:00Z">
              <w:r>
                <w:t>24-11-2020</w:t>
              </w:r>
            </w:ins>
          </w:p>
        </w:tc>
        <w:tc>
          <w:tcPr>
            <w:tcW w:w="5868" w:type="dxa"/>
          </w:tcPr>
          <w:p w:rsidR="007A2572" w:rsidRDefault="00E70120">
            <w:ins w:id="12" w:author="indocosmo" w:date="2020-11-24T15:37:00Z">
              <w:r>
                <w:t>Documents to be followed based on Project size</w:t>
              </w:r>
            </w:ins>
          </w:p>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186F57" w:rsidP="00186F57">
                <w:pPr>
                  <w:pStyle w:val="NoSpacing"/>
                </w:pPr>
                <w:r>
                  <w:t>Procedure for Software Design and Development</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804B79" w:rsidRDefault="00804B79">
          <w:pPr>
            <w:pStyle w:val="TOCHeading"/>
          </w:pPr>
          <w:r>
            <w:t>Table of Contents</w:t>
          </w:r>
        </w:p>
        <w:p w:rsidR="008937E5" w:rsidRPr="00B81F45" w:rsidRDefault="00140936">
          <w:pPr>
            <w:pStyle w:val="TOC1"/>
            <w:tabs>
              <w:tab w:val="left" w:pos="440"/>
              <w:tab w:val="right" w:leader="dot" w:pos="9350"/>
            </w:tabs>
            <w:rPr>
              <w:rFonts w:cs="Arial Unicode MS"/>
              <w:noProof/>
              <w:lang w:bidi="ml-IN"/>
            </w:rPr>
          </w:pPr>
          <w:r w:rsidRPr="00140936">
            <w:fldChar w:fldCharType="begin"/>
          </w:r>
          <w:r w:rsidR="00804B79">
            <w:instrText xml:space="preserve"> TOC \o "1-3" \h \z \u </w:instrText>
          </w:r>
          <w:r w:rsidRPr="00140936">
            <w:fldChar w:fldCharType="separate"/>
          </w:r>
          <w:hyperlink w:anchor="_Toc498984126" w:history="1">
            <w:r w:rsidR="008937E5" w:rsidRPr="00B81F45">
              <w:rPr>
                <w:rStyle w:val="Hyperlink"/>
                <w:noProof/>
                <w:color w:val="auto"/>
              </w:rPr>
              <w:t>1</w:t>
            </w:r>
            <w:r w:rsidR="008937E5" w:rsidRPr="00B81F45">
              <w:rPr>
                <w:rFonts w:cs="Arial Unicode MS"/>
                <w:noProof/>
                <w:lang w:bidi="ml-IN"/>
              </w:rPr>
              <w:tab/>
            </w:r>
            <w:r w:rsidR="008937E5" w:rsidRPr="00B81F45">
              <w:rPr>
                <w:rStyle w:val="Hyperlink"/>
                <w:noProof/>
                <w:color w:val="auto"/>
              </w:rPr>
              <w:t>PURPOSE</w:t>
            </w:r>
            <w:bookmarkStart w:id="13" w:name="_GoBack"/>
            <w:bookmarkEnd w:id="13"/>
            <w:r w:rsidR="008937E5" w:rsidRPr="00B81F45">
              <w:rPr>
                <w:noProof/>
                <w:webHidden/>
              </w:rPr>
              <w:tab/>
            </w:r>
            <w:r w:rsidRPr="00B81F45">
              <w:rPr>
                <w:noProof/>
                <w:webHidden/>
              </w:rPr>
              <w:fldChar w:fldCharType="begin"/>
            </w:r>
            <w:r w:rsidR="008937E5" w:rsidRPr="00B81F45">
              <w:rPr>
                <w:noProof/>
                <w:webHidden/>
              </w:rPr>
              <w:instrText xml:space="preserve"> PAGEREF _Toc498984126 \h </w:instrText>
            </w:r>
            <w:r w:rsidRPr="00B81F45">
              <w:rPr>
                <w:noProof/>
                <w:webHidden/>
              </w:rPr>
            </w:r>
            <w:r w:rsidRPr="00B81F45">
              <w:rPr>
                <w:noProof/>
                <w:webHidden/>
              </w:rPr>
              <w:fldChar w:fldCharType="separate"/>
            </w:r>
            <w:r w:rsidR="00EE2F9A">
              <w:rPr>
                <w:noProof/>
                <w:webHidden/>
              </w:rPr>
              <w:t>3</w:t>
            </w:r>
            <w:r w:rsidRPr="00B81F45">
              <w:rPr>
                <w:noProof/>
                <w:webHidden/>
              </w:rPr>
              <w:fldChar w:fldCharType="end"/>
            </w:r>
          </w:hyperlink>
        </w:p>
        <w:p w:rsidR="008937E5" w:rsidRPr="00B81F45" w:rsidRDefault="00140936">
          <w:pPr>
            <w:pStyle w:val="TOC1"/>
            <w:tabs>
              <w:tab w:val="left" w:pos="440"/>
              <w:tab w:val="right" w:leader="dot" w:pos="9350"/>
            </w:tabs>
            <w:rPr>
              <w:rFonts w:cs="Arial Unicode MS"/>
              <w:noProof/>
              <w:lang w:bidi="ml-IN"/>
            </w:rPr>
          </w:pPr>
          <w:hyperlink w:anchor="_Toc498984127" w:history="1">
            <w:r w:rsidR="008937E5" w:rsidRPr="00B81F45">
              <w:rPr>
                <w:rStyle w:val="Hyperlink"/>
                <w:noProof/>
                <w:color w:val="auto"/>
              </w:rPr>
              <w:t>2</w:t>
            </w:r>
            <w:r w:rsidR="008937E5" w:rsidRPr="00B81F45">
              <w:rPr>
                <w:rFonts w:cs="Arial Unicode MS"/>
                <w:noProof/>
                <w:lang w:bidi="ml-IN"/>
              </w:rPr>
              <w:tab/>
            </w:r>
            <w:r w:rsidR="008937E5" w:rsidRPr="00B81F45">
              <w:rPr>
                <w:rStyle w:val="Hyperlink"/>
                <w:noProof/>
                <w:color w:val="auto"/>
              </w:rPr>
              <w:t>SCOPE</w:t>
            </w:r>
            <w:r w:rsidR="008937E5" w:rsidRPr="00B81F45">
              <w:rPr>
                <w:noProof/>
                <w:webHidden/>
              </w:rPr>
              <w:tab/>
            </w:r>
            <w:r w:rsidRPr="00B81F45">
              <w:rPr>
                <w:noProof/>
                <w:webHidden/>
              </w:rPr>
              <w:fldChar w:fldCharType="begin"/>
            </w:r>
            <w:r w:rsidR="008937E5" w:rsidRPr="00B81F45">
              <w:rPr>
                <w:noProof/>
                <w:webHidden/>
              </w:rPr>
              <w:instrText xml:space="preserve"> PAGEREF _Toc498984127 \h </w:instrText>
            </w:r>
            <w:r w:rsidRPr="00B81F45">
              <w:rPr>
                <w:noProof/>
                <w:webHidden/>
              </w:rPr>
            </w:r>
            <w:r w:rsidRPr="00B81F45">
              <w:rPr>
                <w:noProof/>
                <w:webHidden/>
              </w:rPr>
              <w:fldChar w:fldCharType="separate"/>
            </w:r>
            <w:r w:rsidR="00EE2F9A">
              <w:rPr>
                <w:noProof/>
                <w:webHidden/>
              </w:rPr>
              <w:t>3</w:t>
            </w:r>
            <w:r w:rsidRPr="00B81F45">
              <w:rPr>
                <w:noProof/>
                <w:webHidden/>
              </w:rPr>
              <w:fldChar w:fldCharType="end"/>
            </w:r>
          </w:hyperlink>
        </w:p>
        <w:p w:rsidR="008937E5" w:rsidRPr="00B81F45" w:rsidRDefault="00140936">
          <w:pPr>
            <w:pStyle w:val="TOC1"/>
            <w:tabs>
              <w:tab w:val="left" w:pos="440"/>
              <w:tab w:val="right" w:leader="dot" w:pos="9350"/>
            </w:tabs>
            <w:rPr>
              <w:rFonts w:cs="Arial Unicode MS"/>
              <w:noProof/>
              <w:lang w:bidi="ml-IN"/>
            </w:rPr>
          </w:pPr>
          <w:hyperlink w:anchor="_Toc498984128" w:history="1">
            <w:r w:rsidR="008937E5" w:rsidRPr="00B81F45">
              <w:rPr>
                <w:rStyle w:val="Hyperlink"/>
                <w:noProof/>
                <w:color w:val="auto"/>
              </w:rPr>
              <w:t>3</w:t>
            </w:r>
            <w:r w:rsidR="008937E5" w:rsidRPr="00B81F45">
              <w:rPr>
                <w:rFonts w:cs="Arial Unicode MS"/>
                <w:noProof/>
                <w:lang w:bidi="ml-IN"/>
              </w:rPr>
              <w:tab/>
            </w:r>
            <w:r w:rsidR="008937E5" w:rsidRPr="00B81F45">
              <w:rPr>
                <w:rStyle w:val="Hyperlink"/>
                <w:noProof/>
                <w:color w:val="auto"/>
              </w:rPr>
              <w:t>ABBREVIATIONS / D</w:t>
            </w:r>
            <w:r w:rsidR="00896014">
              <w:rPr>
                <w:rStyle w:val="Hyperlink"/>
                <w:noProof/>
                <w:color w:val="auto"/>
              </w:rPr>
              <w:t>EFINITIONS</w:t>
            </w:r>
            <w:r w:rsidR="008937E5" w:rsidRPr="00B81F45">
              <w:rPr>
                <w:noProof/>
                <w:webHidden/>
              </w:rPr>
              <w:tab/>
            </w:r>
            <w:r w:rsidRPr="00B81F45">
              <w:rPr>
                <w:noProof/>
                <w:webHidden/>
              </w:rPr>
              <w:fldChar w:fldCharType="begin"/>
            </w:r>
            <w:r w:rsidR="008937E5" w:rsidRPr="00B81F45">
              <w:rPr>
                <w:noProof/>
                <w:webHidden/>
              </w:rPr>
              <w:instrText xml:space="preserve"> PAGEREF _Toc498984128 \h </w:instrText>
            </w:r>
            <w:r w:rsidRPr="00B81F45">
              <w:rPr>
                <w:noProof/>
                <w:webHidden/>
              </w:rPr>
            </w:r>
            <w:r w:rsidRPr="00B81F45">
              <w:rPr>
                <w:noProof/>
                <w:webHidden/>
              </w:rPr>
              <w:fldChar w:fldCharType="separate"/>
            </w:r>
            <w:r w:rsidR="00EE2F9A">
              <w:rPr>
                <w:noProof/>
                <w:webHidden/>
              </w:rPr>
              <w:t>4</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29" w:history="1">
            <w:r w:rsidR="008937E5" w:rsidRPr="00B81F45">
              <w:rPr>
                <w:rStyle w:val="Hyperlink"/>
                <w:noProof/>
                <w:color w:val="auto"/>
              </w:rPr>
              <w:t>3.1 Abbreviations</w:t>
            </w:r>
            <w:r w:rsidR="008937E5" w:rsidRPr="00B81F45">
              <w:rPr>
                <w:noProof/>
                <w:webHidden/>
              </w:rPr>
              <w:tab/>
            </w:r>
            <w:r w:rsidRPr="00B81F45">
              <w:rPr>
                <w:noProof/>
                <w:webHidden/>
              </w:rPr>
              <w:fldChar w:fldCharType="begin"/>
            </w:r>
            <w:r w:rsidR="008937E5" w:rsidRPr="00B81F45">
              <w:rPr>
                <w:noProof/>
                <w:webHidden/>
              </w:rPr>
              <w:instrText xml:space="preserve"> PAGEREF _Toc498984129 \h </w:instrText>
            </w:r>
            <w:r w:rsidRPr="00B81F45">
              <w:rPr>
                <w:noProof/>
                <w:webHidden/>
              </w:rPr>
            </w:r>
            <w:r w:rsidRPr="00B81F45">
              <w:rPr>
                <w:noProof/>
                <w:webHidden/>
              </w:rPr>
              <w:fldChar w:fldCharType="separate"/>
            </w:r>
            <w:r w:rsidR="00EE2F9A">
              <w:rPr>
                <w:noProof/>
                <w:webHidden/>
              </w:rPr>
              <w:t>4</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0" w:history="1">
            <w:r w:rsidR="008937E5" w:rsidRPr="00B81F45">
              <w:rPr>
                <w:rStyle w:val="Hyperlink"/>
                <w:noProof/>
                <w:color w:val="auto"/>
              </w:rPr>
              <w:t xml:space="preserve">3.2 </w:t>
            </w:r>
            <w:r w:rsidR="00896014">
              <w:rPr>
                <w:rStyle w:val="Hyperlink"/>
                <w:noProof/>
                <w:color w:val="auto"/>
              </w:rPr>
              <w:t>D</w:t>
            </w:r>
            <w:r w:rsidR="008937E5" w:rsidRPr="00B81F45">
              <w:rPr>
                <w:rStyle w:val="Hyperlink"/>
                <w:noProof/>
                <w:color w:val="auto"/>
              </w:rPr>
              <w:t>efinitions</w:t>
            </w:r>
            <w:r w:rsidR="008937E5" w:rsidRPr="00B81F45">
              <w:rPr>
                <w:noProof/>
                <w:webHidden/>
              </w:rPr>
              <w:tab/>
            </w:r>
            <w:r w:rsidRPr="00B81F45">
              <w:rPr>
                <w:noProof/>
                <w:webHidden/>
              </w:rPr>
              <w:fldChar w:fldCharType="begin"/>
            </w:r>
            <w:r w:rsidR="008937E5" w:rsidRPr="00B81F45">
              <w:rPr>
                <w:noProof/>
                <w:webHidden/>
              </w:rPr>
              <w:instrText xml:space="preserve"> PAGEREF _Toc498984130 \h </w:instrText>
            </w:r>
            <w:r w:rsidRPr="00B81F45">
              <w:rPr>
                <w:noProof/>
                <w:webHidden/>
              </w:rPr>
            </w:r>
            <w:r w:rsidRPr="00B81F45">
              <w:rPr>
                <w:noProof/>
                <w:webHidden/>
              </w:rPr>
              <w:fldChar w:fldCharType="separate"/>
            </w:r>
            <w:r w:rsidR="00EE2F9A">
              <w:rPr>
                <w:noProof/>
                <w:webHidden/>
              </w:rPr>
              <w:t>4</w:t>
            </w:r>
            <w:r w:rsidRPr="00B81F45">
              <w:rPr>
                <w:noProof/>
                <w:webHidden/>
              </w:rPr>
              <w:fldChar w:fldCharType="end"/>
            </w:r>
          </w:hyperlink>
        </w:p>
        <w:p w:rsidR="008937E5" w:rsidRPr="00B81F45" w:rsidRDefault="00140936">
          <w:pPr>
            <w:pStyle w:val="TOC1"/>
            <w:tabs>
              <w:tab w:val="left" w:pos="440"/>
              <w:tab w:val="right" w:leader="dot" w:pos="9350"/>
            </w:tabs>
            <w:rPr>
              <w:rFonts w:cs="Arial Unicode MS"/>
              <w:noProof/>
              <w:lang w:bidi="ml-IN"/>
            </w:rPr>
          </w:pPr>
          <w:hyperlink w:anchor="_Toc498984131" w:history="1">
            <w:r w:rsidR="008937E5" w:rsidRPr="00B81F45">
              <w:rPr>
                <w:rStyle w:val="Hyperlink"/>
                <w:noProof/>
                <w:color w:val="auto"/>
              </w:rPr>
              <w:t>4</w:t>
            </w:r>
            <w:r w:rsidR="008937E5" w:rsidRPr="00B81F45">
              <w:rPr>
                <w:rFonts w:cs="Arial Unicode MS"/>
                <w:noProof/>
                <w:lang w:bidi="ml-IN"/>
              </w:rPr>
              <w:tab/>
            </w:r>
            <w:r w:rsidR="00896014">
              <w:rPr>
                <w:rStyle w:val="Hyperlink"/>
                <w:noProof/>
                <w:color w:val="auto"/>
              </w:rPr>
              <w:t>INPUTS</w:t>
            </w:r>
            <w:r w:rsidR="008937E5" w:rsidRPr="00B81F45">
              <w:rPr>
                <w:noProof/>
                <w:webHidden/>
              </w:rPr>
              <w:tab/>
            </w:r>
            <w:r w:rsidRPr="00B81F45">
              <w:rPr>
                <w:noProof/>
                <w:webHidden/>
              </w:rPr>
              <w:fldChar w:fldCharType="begin"/>
            </w:r>
            <w:r w:rsidR="008937E5" w:rsidRPr="00B81F45">
              <w:rPr>
                <w:noProof/>
                <w:webHidden/>
              </w:rPr>
              <w:instrText xml:space="preserve"> PAGEREF _Toc498984131 \h </w:instrText>
            </w:r>
            <w:r w:rsidRPr="00B81F45">
              <w:rPr>
                <w:noProof/>
                <w:webHidden/>
              </w:rPr>
            </w:r>
            <w:r w:rsidRPr="00B81F45">
              <w:rPr>
                <w:noProof/>
                <w:webHidden/>
              </w:rPr>
              <w:fldChar w:fldCharType="separate"/>
            </w:r>
            <w:r w:rsidR="00EE2F9A">
              <w:rPr>
                <w:noProof/>
                <w:webHidden/>
              </w:rPr>
              <w:t>5</w:t>
            </w:r>
            <w:r w:rsidRPr="00B81F45">
              <w:rPr>
                <w:noProof/>
                <w:webHidden/>
              </w:rPr>
              <w:fldChar w:fldCharType="end"/>
            </w:r>
          </w:hyperlink>
        </w:p>
        <w:p w:rsidR="008937E5" w:rsidRPr="00B81F45" w:rsidRDefault="00140936">
          <w:pPr>
            <w:pStyle w:val="TOC1"/>
            <w:tabs>
              <w:tab w:val="left" w:pos="440"/>
              <w:tab w:val="right" w:leader="dot" w:pos="9350"/>
            </w:tabs>
            <w:rPr>
              <w:rFonts w:cs="Arial Unicode MS"/>
              <w:noProof/>
              <w:lang w:bidi="ml-IN"/>
            </w:rPr>
          </w:pPr>
          <w:hyperlink w:anchor="_Toc498984132" w:history="1">
            <w:r w:rsidR="008937E5" w:rsidRPr="00B81F45">
              <w:rPr>
                <w:rStyle w:val="Hyperlink"/>
                <w:noProof/>
                <w:color w:val="auto"/>
              </w:rPr>
              <w:t>5</w:t>
            </w:r>
            <w:r w:rsidR="008937E5" w:rsidRPr="00B81F45">
              <w:rPr>
                <w:rFonts w:cs="Arial Unicode MS"/>
                <w:noProof/>
                <w:lang w:bidi="ml-IN"/>
              </w:rPr>
              <w:tab/>
            </w:r>
            <w:r w:rsidR="00896014">
              <w:rPr>
                <w:rStyle w:val="Hyperlink"/>
                <w:noProof/>
                <w:color w:val="auto"/>
              </w:rPr>
              <w:t>PROCEDURE</w:t>
            </w:r>
            <w:r w:rsidR="008937E5" w:rsidRPr="00B81F45">
              <w:rPr>
                <w:noProof/>
                <w:webHidden/>
              </w:rPr>
              <w:tab/>
            </w:r>
            <w:r w:rsidRPr="00B81F45">
              <w:rPr>
                <w:noProof/>
                <w:webHidden/>
              </w:rPr>
              <w:fldChar w:fldCharType="begin"/>
            </w:r>
            <w:r w:rsidR="008937E5" w:rsidRPr="00B81F45">
              <w:rPr>
                <w:noProof/>
                <w:webHidden/>
              </w:rPr>
              <w:instrText xml:space="preserve"> PAGEREF _Toc498984132 \h </w:instrText>
            </w:r>
            <w:r w:rsidRPr="00B81F45">
              <w:rPr>
                <w:noProof/>
                <w:webHidden/>
              </w:rPr>
            </w:r>
            <w:r w:rsidRPr="00B81F45">
              <w:rPr>
                <w:noProof/>
                <w:webHidden/>
              </w:rPr>
              <w:fldChar w:fldCharType="separate"/>
            </w:r>
            <w:r w:rsidR="00EE2F9A">
              <w:rPr>
                <w:noProof/>
                <w:webHidden/>
              </w:rPr>
              <w:t>5</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3" w:history="1">
            <w:r w:rsidR="008937E5" w:rsidRPr="00B81F45">
              <w:rPr>
                <w:rStyle w:val="Hyperlink"/>
                <w:noProof/>
                <w:color w:val="auto"/>
              </w:rPr>
              <w:t xml:space="preserve">5.1 </w:t>
            </w:r>
            <w:r w:rsidR="00896014">
              <w:rPr>
                <w:rStyle w:val="Hyperlink"/>
                <w:noProof/>
                <w:color w:val="auto"/>
              </w:rPr>
              <w:t>I</w:t>
            </w:r>
            <w:r w:rsidR="008937E5" w:rsidRPr="00B81F45">
              <w:rPr>
                <w:rStyle w:val="Hyperlink"/>
                <w:noProof/>
                <w:color w:val="auto"/>
              </w:rPr>
              <w:t>nitiating</w:t>
            </w:r>
            <w:r w:rsidR="008937E5" w:rsidRPr="00B81F45">
              <w:rPr>
                <w:noProof/>
                <w:webHidden/>
              </w:rPr>
              <w:tab/>
            </w:r>
            <w:r w:rsidRPr="00B81F45">
              <w:rPr>
                <w:noProof/>
                <w:webHidden/>
              </w:rPr>
              <w:fldChar w:fldCharType="begin"/>
            </w:r>
            <w:r w:rsidR="008937E5" w:rsidRPr="00B81F45">
              <w:rPr>
                <w:noProof/>
                <w:webHidden/>
              </w:rPr>
              <w:instrText xml:space="preserve"> PAGEREF _Toc498984133 \h </w:instrText>
            </w:r>
            <w:r w:rsidRPr="00B81F45">
              <w:rPr>
                <w:noProof/>
                <w:webHidden/>
              </w:rPr>
            </w:r>
            <w:r w:rsidRPr="00B81F45">
              <w:rPr>
                <w:noProof/>
                <w:webHidden/>
              </w:rPr>
              <w:fldChar w:fldCharType="separate"/>
            </w:r>
            <w:r w:rsidR="00EE2F9A">
              <w:rPr>
                <w:noProof/>
                <w:webHidden/>
              </w:rPr>
              <w:t>5</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4" w:history="1">
            <w:r w:rsidR="008937E5" w:rsidRPr="00B81F45">
              <w:rPr>
                <w:rStyle w:val="Hyperlink"/>
                <w:noProof/>
                <w:color w:val="auto"/>
              </w:rPr>
              <w:t xml:space="preserve">5.2 </w:t>
            </w:r>
            <w:r w:rsidR="00896014">
              <w:rPr>
                <w:rStyle w:val="Hyperlink"/>
                <w:noProof/>
                <w:color w:val="auto"/>
              </w:rPr>
              <w:t>P</w:t>
            </w:r>
            <w:r w:rsidR="008937E5" w:rsidRPr="00B81F45">
              <w:rPr>
                <w:rStyle w:val="Hyperlink"/>
                <w:noProof/>
                <w:color w:val="auto"/>
              </w:rPr>
              <w:t>lanning</w:t>
            </w:r>
            <w:r w:rsidR="008937E5" w:rsidRPr="00B81F45">
              <w:rPr>
                <w:noProof/>
                <w:webHidden/>
              </w:rPr>
              <w:tab/>
            </w:r>
            <w:r w:rsidRPr="00B81F45">
              <w:rPr>
                <w:noProof/>
                <w:webHidden/>
              </w:rPr>
              <w:fldChar w:fldCharType="begin"/>
            </w:r>
            <w:r w:rsidR="008937E5" w:rsidRPr="00B81F45">
              <w:rPr>
                <w:noProof/>
                <w:webHidden/>
              </w:rPr>
              <w:instrText xml:space="preserve"> PAGEREF _Toc498984134 \h </w:instrText>
            </w:r>
            <w:r w:rsidRPr="00B81F45">
              <w:rPr>
                <w:noProof/>
                <w:webHidden/>
              </w:rPr>
            </w:r>
            <w:r w:rsidRPr="00B81F45">
              <w:rPr>
                <w:noProof/>
                <w:webHidden/>
              </w:rPr>
              <w:fldChar w:fldCharType="separate"/>
            </w:r>
            <w:r w:rsidR="00EE2F9A">
              <w:rPr>
                <w:noProof/>
                <w:webHidden/>
              </w:rPr>
              <w:t>6</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5" w:history="1">
            <w:r w:rsidR="008937E5" w:rsidRPr="00B81F45">
              <w:rPr>
                <w:rStyle w:val="Hyperlink"/>
                <w:noProof/>
                <w:color w:val="auto"/>
              </w:rPr>
              <w:t xml:space="preserve">5.3 </w:t>
            </w:r>
            <w:r w:rsidR="00896014">
              <w:rPr>
                <w:rStyle w:val="Hyperlink"/>
                <w:noProof/>
                <w:color w:val="auto"/>
              </w:rPr>
              <w:t>E</w:t>
            </w:r>
            <w:r w:rsidR="008937E5" w:rsidRPr="00B81F45">
              <w:rPr>
                <w:rStyle w:val="Hyperlink"/>
                <w:noProof/>
                <w:color w:val="auto"/>
              </w:rPr>
              <w:t>xecuting</w:t>
            </w:r>
            <w:r w:rsidR="008937E5" w:rsidRPr="00B81F45">
              <w:rPr>
                <w:noProof/>
                <w:webHidden/>
              </w:rPr>
              <w:tab/>
            </w:r>
            <w:r w:rsidRPr="00B81F45">
              <w:rPr>
                <w:noProof/>
                <w:webHidden/>
              </w:rPr>
              <w:fldChar w:fldCharType="begin"/>
            </w:r>
            <w:r w:rsidR="008937E5" w:rsidRPr="00B81F45">
              <w:rPr>
                <w:noProof/>
                <w:webHidden/>
              </w:rPr>
              <w:instrText xml:space="preserve"> PAGEREF _Toc498984135 \h </w:instrText>
            </w:r>
            <w:r w:rsidRPr="00B81F45">
              <w:rPr>
                <w:noProof/>
                <w:webHidden/>
              </w:rPr>
            </w:r>
            <w:r w:rsidRPr="00B81F45">
              <w:rPr>
                <w:noProof/>
                <w:webHidden/>
              </w:rPr>
              <w:fldChar w:fldCharType="separate"/>
            </w:r>
            <w:r w:rsidR="00EE2F9A">
              <w:rPr>
                <w:noProof/>
                <w:webHidden/>
              </w:rPr>
              <w:t>7</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6" w:history="1">
            <w:r w:rsidR="008937E5" w:rsidRPr="00B81F45">
              <w:rPr>
                <w:rStyle w:val="Hyperlink"/>
                <w:noProof/>
                <w:color w:val="auto"/>
              </w:rPr>
              <w:t xml:space="preserve">5.4 </w:t>
            </w:r>
            <w:r w:rsidR="00896014">
              <w:rPr>
                <w:rStyle w:val="Hyperlink"/>
                <w:noProof/>
                <w:color w:val="auto"/>
              </w:rPr>
              <w:t>M</w:t>
            </w:r>
            <w:r w:rsidR="008937E5" w:rsidRPr="00B81F45">
              <w:rPr>
                <w:rStyle w:val="Hyperlink"/>
                <w:noProof/>
                <w:color w:val="auto"/>
              </w:rPr>
              <w:t>onitoring &amp; Controlling</w:t>
            </w:r>
            <w:r w:rsidR="008937E5" w:rsidRPr="00B81F45">
              <w:rPr>
                <w:noProof/>
                <w:webHidden/>
              </w:rPr>
              <w:tab/>
            </w:r>
            <w:r w:rsidRPr="00B81F45">
              <w:rPr>
                <w:noProof/>
                <w:webHidden/>
              </w:rPr>
              <w:fldChar w:fldCharType="begin"/>
            </w:r>
            <w:r w:rsidR="008937E5" w:rsidRPr="00B81F45">
              <w:rPr>
                <w:noProof/>
                <w:webHidden/>
              </w:rPr>
              <w:instrText xml:space="preserve"> PAGEREF _Toc498984136 \h </w:instrText>
            </w:r>
            <w:r w:rsidRPr="00B81F45">
              <w:rPr>
                <w:noProof/>
                <w:webHidden/>
              </w:rPr>
            </w:r>
            <w:r w:rsidRPr="00B81F45">
              <w:rPr>
                <w:noProof/>
                <w:webHidden/>
              </w:rPr>
              <w:fldChar w:fldCharType="separate"/>
            </w:r>
            <w:r w:rsidR="00EE2F9A">
              <w:rPr>
                <w:noProof/>
                <w:webHidden/>
              </w:rPr>
              <w:t>8</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7" w:history="1">
            <w:r w:rsidR="008937E5" w:rsidRPr="00B81F45">
              <w:rPr>
                <w:rStyle w:val="Hyperlink"/>
                <w:noProof/>
                <w:color w:val="auto"/>
              </w:rPr>
              <w:t>5.5 Closing</w:t>
            </w:r>
            <w:r w:rsidR="008937E5" w:rsidRPr="00B81F45">
              <w:rPr>
                <w:noProof/>
                <w:webHidden/>
              </w:rPr>
              <w:tab/>
            </w:r>
            <w:r w:rsidRPr="00B81F45">
              <w:rPr>
                <w:noProof/>
                <w:webHidden/>
              </w:rPr>
              <w:fldChar w:fldCharType="begin"/>
            </w:r>
            <w:r w:rsidR="008937E5" w:rsidRPr="00B81F45">
              <w:rPr>
                <w:noProof/>
                <w:webHidden/>
              </w:rPr>
              <w:instrText xml:space="preserve"> PAGEREF _Toc498984137 \h </w:instrText>
            </w:r>
            <w:r w:rsidRPr="00B81F45">
              <w:rPr>
                <w:noProof/>
                <w:webHidden/>
              </w:rPr>
            </w:r>
            <w:r w:rsidRPr="00B81F45">
              <w:rPr>
                <w:noProof/>
                <w:webHidden/>
              </w:rPr>
              <w:fldChar w:fldCharType="separate"/>
            </w:r>
            <w:r w:rsidR="00EE2F9A">
              <w:rPr>
                <w:noProof/>
                <w:webHidden/>
              </w:rPr>
              <w:t>8</w:t>
            </w:r>
            <w:r w:rsidRPr="00B81F45">
              <w:rPr>
                <w:noProof/>
                <w:webHidden/>
              </w:rPr>
              <w:fldChar w:fldCharType="end"/>
            </w:r>
          </w:hyperlink>
        </w:p>
        <w:p w:rsidR="008937E5" w:rsidRPr="00B81F45" w:rsidRDefault="00140936">
          <w:pPr>
            <w:pStyle w:val="TOC2"/>
            <w:tabs>
              <w:tab w:val="right" w:leader="dot" w:pos="9350"/>
            </w:tabs>
            <w:rPr>
              <w:rFonts w:cs="Arial Unicode MS"/>
              <w:noProof/>
              <w:lang w:bidi="ml-IN"/>
            </w:rPr>
          </w:pPr>
          <w:hyperlink w:anchor="_Toc498984138" w:history="1">
            <w:r w:rsidR="008937E5" w:rsidRPr="00B81F45">
              <w:rPr>
                <w:rStyle w:val="Hyperlink"/>
                <w:noProof/>
                <w:color w:val="auto"/>
              </w:rPr>
              <w:t xml:space="preserve">5.6 </w:t>
            </w:r>
            <w:r w:rsidR="00896014">
              <w:rPr>
                <w:rStyle w:val="Hyperlink"/>
                <w:noProof/>
                <w:color w:val="auto"/>
              </w:rPr>
              <w:t>A</w:t>
            </w:r>
            <w:r w:rsidR="008937E5" w:rsidRPr="00B81F45">
              <w:rPr>
                <w:rStyle w:val="Hyperlink"/>
                <w:noProof/>
                <w:color w:val="auto"/>
              </w:rPr>
              <w:t xml:space="preserve">gile </w:t>
            </w:r>
            <w:r w:rsidR="00896014">
              <w:rPr>
                <w:rStyle w:val="Hyperlink"/>
                <w:noProof/>
                <w:color w:val="auto"/>
              </w:rPr>
              <w:t>M</w:t>
            </w:r>
            <w:r w:rsidR="008937E5" w:rsidRPr="00B81F45">
              <w:rPr>
                <w:rStyle w:val="Hyperlink"/>
                <w:noProof/>
                <w:color w:val="auto"/>
              </w:rPr>
              <w:t>ethodology</w:t>
            </w:r>
            <w:r w:rsidR="008937E5" w:rsidRPr="00B81F45">
              <w:rPr>
                <w:noProof/>
                <w:webHidden/>
              </w:rPr>
              <w:tab/>
            </w:r>
            <w:r w:rsidRPr="00B81F45">
              <w:rPr>
                <w:noProof/>
                <w:webHidden/>
              </w:rPr>
              <w:fldChar w:fldCharType="begin"/>
            </w:r>
            <w:r w:rsidR="008937E5" w:rsidRPr="00B81F45">
              <w:rPr>
                <w:noProof/>
                <w:webHidden/>
              </w:rPr>
              <w:instrText xml:space="preserve"> PAGEREF _Toc498984138 \h </w:instrText>
            </w:r>
            <w:r w:rsidRPr="00B81F45">
              <w:rPr>
                <w:noProof/>
                <w:webHidden/>
              </w:rPr>
            </w:r>
            <w:r w:rsidRPr="00B81F45">
              <w:rPr>
                <w:noProof/>
                <w:webHidden/>
              </w:rPr>
              <w:fldChar w:fldCharType="separate"/>
            </w:r>
            <w:r w:rsidR="00EE2F9A">
              <w:rPr>
                <w:noProof/>
                <w:webHidden/>
              </w:rPr>
              <w:t>9</w:t>
            </w:r>
            <w:r w:rsidRPr="00B81F45">
              <w:rPr>
                <w:noProof/>
                <w:webHidden/>
              </w:rPr>
              <w:fldChar w:fldCharType="end"/>
            </w:r>
          </w:hyperlink>
        </w:p>
        <w:p w:rsidR="008937E5" w:rsidRPr="00B81F45" w:rsidRDefault="00140936">
          <w:pPr>
            <w:pStyle w:val="TOC3"/>
            <w:tabs>
              <w:tab w:val="right" w:leader="dot" w:pos="9350"/>
            </w:tabs>
            <w:rPr>
              <w:rFonts w:cs="Arial Unicode MS"/>
              <w:noProof/>
              <w:lang w:bidi="ml-IN"/>
            </w:rPr>
          </w:pPr>
          <w:hyperlink w:anchor="_Toc498984139" w:history="1">
            <w:r w:rsidR="008937E5" w:rsidRPr="00B81F45">
              <w:rPr>
                <w:rStyle w:val="Hyperlink"/>
                <w:noProof/>
                <w:color w:val="auto"/>
              </w:rPr>
              <w:t>5.6.1 Project Initiation</w:t>
            </w:r>
            <w:r w:rsidR="008937E5" w:rsidRPr="00B81F45">
              <w:rPr>
                <w:noProof/>
                <w:webHidden/>
              </w:rPr>
              <w:tab/>
            </w:r>
            <w:r w:rsidRPr="00B81F45">
              <w:rPr>
                <w:noProof/>
                <w:webHidden/>
              </w:rPr>
              <w:fldChar w:fldCharType="begin"/>
            </w:r>
            <w:r w:rsidR="008937E5" w:rsidRPr="00B81F45">
              <w:rPr>
                <w:noProof/>
                <w:webHidden/>
              </w:rPr>
              <w:instrText xml:space="preserve"> PAGEREF _Toc498984139 \h </w:instrText>
            </w:r>
            <w:r w:rsidRPr="00B81F45">
              <w:rPr>
                <w:noProof/>
                <w:webHidden/>
              </w:rPr>
            </w:r>
            <w:r w:rsidRPr="00B81F45">
              <w:rPr>
                <w:noProof/>
                <w:webHidden/>
              </w:rPr>
              <w:fldChar w:fldCharType="separate"/>
            </w:r>
            <w:r w:rsidR="00EE2F9A">
              <w:rPr>
                <w:noProof/>
                <w:webHidden/>
              </w:rPr>
              <w:t>10</w:t>
            </w:r>
            <w:r w:rsidRPr="00B81F45">
              <w:rPr>
                <w:noProof/>
                <w:webHidden/>
              </w:rPr>
              <w:fldChar w:fldCharType="end"/>
            </w:r>
          </w:hyperlink>
        </w:p>
        <w:p w:rsidR="008937E5" w:rsidRPr="00B81F45" w:rsidRDefault="00140936">
          <w:pPr>
            <w:pStyle w:val="TOC3"/>
            <w:tabs>
              <w:tab w:val="right" w:leader="dot" w:pos="9350"/>
            </w:tabs>
            <w:rPr>
              <w:rFonts w:cs="Arial Unicode MS"/>
              <w:noProof/>
              <w:lang w:bidi="ml-IN"/>
            </w:rPr>
          </w:pPr>
          <w:hyperlink w:anchor="_Toc498984140" w:history="1">
            <w:r w:rsidR="008937E5" w:rsidRPr="00B81F45">
              <w:rPr>
                <w:rStyle w:val="Hyperlink"/>
                <w:noProof/>
                <w:color w:val="auto"/>
              </w:rPr>
              <w:t>5.6.2 Requirement Management</w:t>
            </w:r>
            <w:r w:rsidR="008937E5" w:rsidRPr="00B81F45">
              <w:rPr>
                <w:noProof/>
                <w:webHidden/>
              </w:rPr>
              <w:tab/>
            </w:r>
            <w:r w:rsidRPr="00B81F45">
              <w:rPr>
                <w:noProof/>
                <w:webHidden/>
              </w:rPr>
              <w:fldChar w:fldCharType="begin"/>
            </w:r>
            <w:r w:rsidR="008937E5" w:rsidRPr="00B81F45">
              <w:rPr>
                <w:noProof/>
                <w:webHidden/>
              </w:rPr>
              <w:instrText xml:space="preserve"> PAGEREF _Toc498984140 \h </w:instrText>
            </w:r>
            <w:r w:rsidRPr="00B81F45">
              <w:rPr>
                <w:noProof/>
                <w:webHidden/>
              </w:rPr>
            </w:r>
            <w:r w:rsidRPr="00B81F45">
              <w:rPr>
                <w:noProof/>
                <w:webHidden/>
              </w:rPr>
              <w:fldChar w:fldCharType="separate"/>
            </w:r>
            <w:r w:rsidR="00EE2F9A">
              <w:rPr>
                <w:noProof/>
                <w:webHidden/>
              </w:rPr>
              <w:t>10</w:t>
            </w:r>
            <w:r w:rsidRPr="00B81F45">
              <w:rPr>
                <w:noProof/>
                <w:webHidden/>
              </w:rPr>
              <w:fldChar w:fldCharType="end"/>
            </w:r>
          </w:hyperlink>
        </w:p>
        <w:p w:rsidR="008937E5" w:rsidRPr="00B81F45" w:rsidRDefault="00140936">
          <w:pPr>
            <w:pStyle w:val="TOC3"/>
            <w:tabs>
              <w:tab w:val="right" w:leader="dot" w:pos="9350"/>
            </w:tabs>
            <w:rPr>
              <w:rFonts w:cs="Arial Unicode MS"/>
              <w:noProof/>
              <w:lang w:bidi="ml-IN"/>
            </w:rPr>
          </w:pPr>
          <w:hyperlink w:anchor="_Toc498984141" w:history="1">
            <w:r w:rsidR="008937E5" w:rsidRPr="00B81F45">
              <w:rPr>
                <w:rStyle w:val="Hyperlink"/>
                <w:noProof/>
                <w:color w:val="auto"/>
              </w:rPr>
              <w:t>5.6.3 Project Planning</w:t>
            </w:r>
            <w:r w:rsidR="008937E5" w:rsidRPr="00B81F45">
              <w:rPr>
                <w:noProof/>
                <w:webHidden/>
              </w:rPr>
              <w:tab/>
            </w:r>
            <w:r w:rsidRPr="00B81F45">
              <w:rPr>
                <w:noProof/>
                <w:webHidden/>
              </w:rPr>
              <w:fldChar w:fldCharType="begin"/>
            </w:r>
            <w:r w:rsidR="008937E5" w:rsidRPr="00B81F45">
              <w:rPr>
                <w:noProof/>
                <w:webHidden/>
              </w:rPr>
              <w:instrText xml:space="preserve"> PAGEREF _Toc498984141 \h </w:instrText>
            </w:r>
            <w:r w:rsidRPr="00B81F45">
              <w:rPr>
                <w:noProof/>
                <w:webHidden/>
              </w:rPr>
            </w:r>
            <w:r w:rsidRPr="00B81F45">
              <w:rPr>
                <w:noProof/>
                <w:webHidden/>
              </w:rPr>
              <w:fldChar w:fldCharType="separate"/>
            </w:r>
            <w:r w:rsidR="00EE2F9A">
              <w:rPr>
                <w:noProof/>
                <w:webHidden/>
              </w:rPr>
              <w:t>10</w:t>
            </w:r>
            <w:r w:rsidRPr="00B81F45">
              <w:rPr>
                <w:noProof/>
                <w:webHidden/>
              </w:rPr>
              <w:fldChar w:fldCharType="end"/>
            </w:r>
          </w:hyperlink>
        </w:p>
        <w:p w:rsidR="008937E5" w:rsidRPr="00B81F45" w:rsidRDefault="00140936">
          <w:pPr>
            <w:pStyle w:val="TOC3"/>
            <w:tabs>
              <w:tab w:val="right" w:leader="dot" w:pos="9350"/>
            </w:tabs>
            <w:rPr>
              <w:rFonts w:cs="Arial Unicode MS"/>
              <w:noProof/>
              <w:lang w:bidi="ml-IN"/>
            </w:rPr>
          </w:pPr>
          <w:hyperlink w:anchor="_Toc498984142" w:history="1">
            <w:r w:rsidR="008937E5" w:rsidRPr="00B81F45">
              <w:rPr>
                <w:rStyle w:val="Hyperlink"/>
                <w:noProof/>
                <w:color w:val="auto"/>
              </w:rPr>
              <w:t>5.6.4 Project Execution &amp; Control</w:t>
            </w:r>
            <w:r w:rsidR="008937E5" w:rsidRPr="00B81F45">
              <w:rPr>
                <w:noProof/>
                <w:webHidden/>
              </w:rPr>
              <w:tab/>
            </w:r>
            <w:r w:rsidRPr="00B81F45">
              <w:rPr>
                <w:noProof/>
                <w:webHidden/>
              </w:rPr>
              <w:fldChar w:fldCharType="begin"/>
            </w:r>
            <w:r w:rsidR="008937E5" w:rsidRPr="00B81F45">
              <w:rPr>
                <w:noProof/>
                <w:webHidden/>
              </w:rPr>
              <w:instrText xml:space="preserve"> PAGEREF _Toc498984142 \h </w:instrText>
            </w:r>
            <w:r w:rsidRPr="00B81F45">
              <w:rPr>
                <w:noProof/>
                <w:webHidden/>
              </w:rPr>
            </w:r>
            <w:r w:rsidRPr="00B81F45">
              <w:rPr>
                <w:noProof/>
                <w:webHidden/>
              </w:rPr>
              <w:fldChar w:fldCharType="separate"/>
            </w:r>
            <w:r w:rsidR="00EE2F9A">
              <w:rPr>
                <w:noProof/>
                <w:webHidden/>
              </w:rPr>
              <w:t>10</w:t>
            </w:r>
            <w:r w:rsidRPr="00B81F45">
              <w:rPr>
                <w:noProof/>
                <w:webHidden/>
              </w:rPr>
              <w:fldChar w:fldCharType="end"/>
            </w:r>
          </w:hyperlink>
        </w:p>
        <w:p w:rsidR="008937E5" w:rsidRDefault="00140936">
          <w:pPr>
            <w:pStyle w:val="TOC3"/>
            <w:tabs>
              <w:tab w:val="right" w:leader="dot" w:pos="9350"/>
            </w:tabs>
            <w:rPr>
              <w:rFonts w:cs="Arial Unicode MS"/>
              <w:noProof/>
              <w:lang w:bidi="ml-IN"/>
            </w:rPr>
          </w:pPr>
          <w:r>
            <w:rPr>
              <w:noProof/>
            </w:rPr>
            <w:fldChar w:fldCharType="begin"/>
          </w:r>
          <w:r w:rsidR="001E6651">
            <w:rPr>
              <w:noProof/>
            </w:rPr>
            <w:instrText xml:space="preserve"> HYPERLINK \l "_Toc498984143" </w:instrText>
          </w:r>
          <w:r>
            <w:rPr>
              <w:noProof/>
            </w:rPr>
            <w:fldChar w:fldCharType="separate"/>
          </w:r>
          <w:r w:rsidR="008937E5" w:rsidRPr="00B81F45">
            <w:rPr>
              <w:rStyle w:val="Hyperlink"/>
              <w:noProof/>
              <w:color w:val="auto"/>
            </w:rPr>
            <w:t>5.6.5 Sprint Closure &amp; Project Closure</w:t>
          </w:r>
          <w:r w:rsidR="008937E5" w:rsidRPr="00B81F45">
            <w:rPr>
              <w:noProof/>
              <w:webHidden/>
            </w:rPr>
            <w:tab/>
          </w:r>
          <w:r w:rsidRPr="00B81F45">
            <w:rPr>
              <w:noProof/>
              <w:webHidden/>
            </w:rPr>
            <w:fldChar w:fldCharType="begin"/>
          </w:r>
          <w:r w:rsidR="008937E5" w:rsidRPr="00B81F45">
            <w:rPr>
              <w:noProof/>
              <w:webHidden/>
            </w:rPr>
            <w:instrText xml:space="preserve"> PAGEREF _Toc498984143 \h </w:instrText>
          </w:r>
          <w:r w:rsidRPr="00B81F45">
            <w:rPr>
              <w:noProof/>
              <w:webHidden/>
            </w:rPr>
          </w:r>
          <w:r w:rsidRPr="00B81F45">
            <w:rPr>
              <w:noProof/>
              <w:webHidden/>
            </w:rPr>
            <w:fldChar w:fldCharType="separate"/>
          </w:r>
          <w:ins w:id="14" w:author="Mathew K S." w:date="2018-06-27T12:30:00Z">
            <w:r w:rsidR="00EE2F9A">
              <w:rPr>
                <w:noProof/>
                <w:webHidden/>
              </w:rPr>
              <w:t>11</w:t>
            </w:r>
          </w:ins>
          <w:del w:id="15" w:author="Mathew K S." w:date="2018-06-27T12:30:00Z">
            <w:r w:rsidR="0013589D" w:rsidDel="00EE2F9A">
              <w:rPr>
                <w:noProof/>
                <w:webHidden/>
              </w:rPr>
              <w:delText>10</w:delText>
            </w:r>
          </w:del>
          <w:r w:rsidRPr="00B81F45">
            <w:rPr>
              <w:noProof/>
              <w:webHidden/>
            </w:rPr>
            <w:fldChar w:fldCharType="end"/>
          </w:r>
          <w:r>
            <w:rPr>
              <w:noProof/>
            </w:rPr>
            <w:fldChar w:fldCharType="end"/>
          </w:r>
        </w:p>
        <w:p w:rsidR="008937E5" w:rsidRDefault="00140936">
          <w:pPr>
            <w:pStyle w:val="TOC1"/>
            <w:tabs>
              <w:tab w:val="left" w:pos="440"/>
              <w:tab w:val="right" w:leader="dot" w:pos="9350"/>
            </w:tabs>
            <w:rPr>
              <w:rFonts w:cs="Arial Unicode MS"/>
              <w:noProof/>
              <w:lang w:bidi="ml-IN"/>
            </w:rPr>
          </w:pPr>
          <w:r>
            <w:rPr>
              <w:noProof/>
            </w:rPr>
            <w:fldChar w:fldCharType="begin"/>
          </w:r>
          <w:r w:rsidR="001E6651">
            <w:rPr>
              <w:noProof/>
            </w:rPr>
            <w:instrText xml:space="preserve"> HYPERLINK \l "_Toc498984144" </w:instrText>
          </w:r>
          <w:r>
            <w:rPr>
              <w:noProof/>
            </w:rPr>
            <w:fldChar w:fldCharType="separate"/>
          </w:r>
          <w:r w:rsidR="008937E5" w:rsidRPr="00D83E36">
            <w:rPr>
              <w:rStyle w:val="Hyperlink"/>
              <w:noProof/>
            </w:rPr>
            <w:t>6</w:t>
          </w:r>
          <w:r w:rsidR="008937E5">
            <w:rPr>
              <w:rFonts w:cs="Arial Unicode MS"/>
              <w:noProof/>
              <w:lang w:bidi="ml-IN"/>
            </w:rPr>
            <w:tab/>
          </w:r>
          <w:r w:rsidR="00896014">
            <w:rPr>
              <w:rStyle w:val="Hyperlink"/>
              <w:noProof/>
            </w:rPr>
            <w:t>OU</w:t>
          </w:r>
          <w:r w:rsidR="00896014">
            <w:rPr>
              <w:rStyle w:val="Hyperlink"/>
              <w:noProof/>
            </w:rPr>
            <w:t>T</w:t>
          </w:r>
          <w:r w:rsidR="00896014">
            <w:rPr>
              <w:rStyle w:val="Hyperlink"/>
              <w:noProof/>
            </w:rPr>
            <w:t>PUTS</w:t>
          </w:r>
          <w:r w:rsidR="008937E5">
            <w:rPr>
              <w:noProof/>
              <w:webHidden/>
            </w:rPr>
            <w:tab/>
          </w:r>
          <w:r>
            <w:rPr>
              <w:noProof/>
              <w:webHidden/>
            </w:rPr>
            <w:fldChar w:fldCharType="begin"/>
          </w:r>
          <w:r w:rsidR="008937E5">
            <w:rPr>
              <w:noProof/>
              <w:webHidden/>
            </w:rPr>
            <w:instrText xml:space="preserve"> PAGEREF _Toc498984144 \h </w:instrText>
          </w:r>
          <w:r>
            <w:rPr>
              <w:noProof/>
              <w:webHidden/>
            </w:rPr>
          </w:r>
          <w:r>
            <w:rPr>
              <w:noProof/>
              <w:webHidden/>
            </w:rPr>
            <w:fldChar w:fldCharType="separate"/>
          </w:r>
          <w:ins w:id="16" w:author="Mathew K S." w:date="2018-06-27T12:30:00Z">
            <w:r w:rsidR="00EE2F9A">
              <w:rPr>
                <w:noProof/>
                <w:webHidden/>
              </w:rPr>
              <w:t>11</w:t>
            </w:r>
          </w:ins>
          <w:del w:id="17" w:author="Mathew K S." w:date="2018-06-27T12:30:00Z">
            <w:r w:rsidR="0013589D" w:rsidDel="00EE2F9A">
              <w:rPr>
                <w:noProof/>
                <w:webHidden/>
              </w:rPr>
              <w:delText>10</w:delText>
            </w:r>
          </w:del>
          <w:r>
            <w:rPr>
              <w:noProof/>
              <w:webHidden/>
            </w:rPr>
            <w:fldChar w:fldCharType="end"/>
          </w:r>
          <w:r>
            <w:rPr>
              <w:noProof/>
            </w:rPr>
            <w:fldChar w:fldCharType="end"/>
          </w:r>
        </w:p>
        <w:p w:rsidR="008937E5" w:rsidRDefault="00140936">
          <w:pPr>
            <w:pStyle w:val="TOC1"/>
            <w:tabs>
              <w:tab w:val="left" w:pos="440"/>
              <w:tab w:val="right" w:leader="dot" w:pos="9350"/>
            </w:tabs>
            <w:rPr>
              <w:rFonts w:cs="Arial Unicode MS"/>
              <w:noProof/>
              <w:lang w:bidi="ml-IN"/>
            </w:rPr>
          </w:pPr>
          <w:hyperlink w:anchor="_Toc498984145" w:history="1">
            <w:r w:rsidR="008937E5" w:rsidRPr="00D83E36">
              <w:rPr>
                <w:rStyle w:val="Hyperlink"/>
                <w:noProof/>
              </w:rPr>
              <w:t>7</w:t>
            </w:r>
            <w:r w:rsidR="008937E5">
              <w:rPr>
                <w:rFonts w:cs="Arial Unicode MS"/>
                <w:noProof/>
                <w:lang w:bidi="ml-IN"/>
              </w:rPr>
              <w:tab/>
            </w:r>
            <w:r w:rsidR="00896014">
              <w:rPr>
                <w:rStyle w:val="Hyperlink"/>
                <w:noProof/>
              </w:rPr>
              <w:t>RESPONSIBILITIES</w:t>
            </w:r>
            <w:r w:rsidR="008937E5">
              <w:rPr>
                <w:noProof/>
                <w:webHidden/>
              </w:rPr>
              <w:tab/>
            </w:r>
            <w:r>
              <w:rPr>
                <w:noProof/>
                <w:webHidden/>
              </w:rPr>
              <w:fldChar w:fldCharType="begin"/>
            </w:r>
            <w:r w:rsidR="008937E5">
              <w:rPr>
                <w:noProof/>
                <w:webHidden/>
              </w:rPr>
              <w:instrText xml:space="preserve"> PAGEREF _Toc498984145 \h </w:instrText>
            </w:r>
            <w:r>
              <w:rPr>
                <w:noProof/>
                <w:webHidden/>
              </w:rPr>
            </w:r>
            <w:r>
              <w:rPr>
                <w:noProof/>
                <w:webHidden/>
              </w:rPr>
              <w:fldChar w:fldCharType="separate"/>
            </w:r>
            <w:r w:rsidR="00EE2F9A">
              <w:rPr>
                <w:noProof/>
                <w:webHidden/>
              </w:rPr>
              <w:t>12</w:t>
            </w:r>
            <w:r>
              <w:rPr>
                <w:noProof/>
                <w:webHidden/>
              </w:rPr>
              <w:fldChar w:fldCharType="end"/>
            </w:r>
          </w:hyperlink>
        </w:p>
        <w:p w:rsidR="008937E5" w:rsidRDefault="00140936">
          <w:pPr>
            <w:pStyle w:val="TOC1"/>
            <w:tabs>
              <w:tab w:val="left" w:pos="440"/>
              <w:tab w:val="right" w:leader="dot" w:pos="9350"/>
            </w:tabs>
            <w:rPr>
              <w:rFonts w:cs="Arial Unicode MS"/>
              <w:noProof/>
              <w:lang w:bidi="ml-IN"/>
            </w:rPr>
          </w:pPr>
          <w:r>
            <w:rPr>
              <w:noProof/>
            </w:rPr>
            <w:fldChar w:fldCharType="begin"/>
          </w:r>
          <w:r w:rsidR="001E6651">
            <w:rPr>
              <w:noProof/>
            </w:rPr>
            <w:instrText xml:space="preserve"> HYPERLINK \l "_Toc498984146" </w:instrText>
          </w:r>
          <w:r>
            <w:rPr>
              <w:noProof/>
            </w:rPr>
            <w:fldChar w:fldCharType="separate"/>
          </w:r>
          <w:r w:rsidR="008937E5" w:rsidRPr="00D83E36">
            <w:rPr>
              <w:rStyle w:val="Hyperlink"/>
              <w:noProof/>
            </w:rPr>
            <w:t>8</w:t>
          </w:r>
          <w:r w:rsidR="008937E5">
            <w:rPr>
              <w:rFonts w:cs="Arial Unicode MS"/>
              <w:noProof/>
              <w:lang w:bidi="ml-IN"/>
            </w:rPr>
            <w:tab/>
          </w:r>
          <w:r w:rsidR="00896014">
            <w:rPr>
              <w:rStyle w:val="Hyperlink"/>
              <w:noProof/>
            </w:rPr>
            <w:t>QUALITY RECORDS</w:t>
          </w:r>
          <w:r w:rsidR="008937E5">
            <w:rPr>
              <w:noProof/>
              <w:webHidden/>
            </w:rPr>
            <w:tab/>
          </w:r>
          <w:r>
            <w:rPr>
              <w:noProof/>
              <w:webHidden/>
            </w:rPr>
            <w:fldChar w:fldCharType="begin"/>
          </w:r>
          <w:r w:rsidR="008937E5">
            <w:rPr>
              <w:noProof/>
              <w:webHidden/>
            </w:rPr>
            <w:instrText xml:space="preserve"> PAGEREF _Toc498984146 \h </w:instrText>
          </w:r>
          <w:r>
            <w:rPr>
              <w:noProof/>
              <w:webHidden/>
            </w:rPr>
          </w:r>
          <w:r>
            <w:rPr>
              <w:noProof/>
              <w:webHidden/>
            </w:rPr>
            <w:fldChar w:fldCharType="separate"/>
          </w:r>
          <w:ins w:id="18" w:author="Mathew K S." w:date="2018-06-27T12:30:00Z">
            <w:r w:rsidR="00EE2F9A">
              <w:rPr>
                <w:noProof/>
                <w:webHidden/>
              </w:rPr>
              <w:t>14</w:t>
            </w:r>
          </w:ins>
          <w:del w:id="19" w:author="Mathew K S." w:date="2018-06-27T12:30:00Z">
            <w:r w:rsidR="0013589D" w:rsidDel="00EE2F9A">
              <w:rPr>
                <w:noProof/>
                <w:webHidden/>
              </w:rPr>
              <w:delText>13</w:delText>
            </w:r>
          </w:del>
          <w:r>
            <w:rPr>
              <w:noProof/>
              <w:webHidden/>
            </w:rPr>
            <w:fldChar w:fldCharType="end"/>
          </w:r>
          <w:r>
            <w:rPr>
              <w:noProof/>
            </w:rPr>
            <w:fldChar w:fldCharType="end"/>
          </w:r>
        </w:p>
        <w:p w:rsidR="008937E5" w:rsidRDefault="00140936">
          <w:pPr>
            <w:pStyle w:val="TOC1"/>
            <w:tabs>
              <w:tab w:val="left" w:pos="440"/>
              <w:tab w:val="right" w:leader="dot" w:pos="9350"/>
            </w:tabs>
            <w:rPr>
              <w:rFonts w:cs="Arial Unicode MS"/>
              <w:noProof/>
              <w:lang w:bidi="ml-IN"/>
            </w:rPr>
          </w:pPr>
          <w:r>
            <w:rPr>
              <w:noProof/>
            </w:rPr>
            <w:fldChar w:fldCharType="begin"/>
          </w:r>
          <w:r w:rsidR="001E6651">
            <w:rPr>
              <w:noProof/>
            </w:rPr>
            <w:instrText xml:space="preserve"> HYPERLINK \l "_Toc498984147" </w:instrText>
          </w:r>
          <w:r>
            <w:rPr>
              <w:noProof/>
            </w:rPr>
            <w:fldChar w:fldCharType="separate"/>
          </w:r>
          <w:r w:rsidR="008937E5" w:rsidRPr="00D83E36">
            <w:rPr>
              <w:rStyle w:val="Hyperlink"/>
              <w:noProof/>
            </w:rPr>
            <w:t>9</w:t>
          </w:r>
          <w:r w:rsidR="008937E5">
            <w:rPr>
              <w:rFonts w:cs="Arial Unicode MS"/>
              <w:noProof/>
              <w:lang w:bidi="ml-IN"/>
            </w:rPr>
            <w:tab/>
          </w:r>
          <w:r w:rsidR="00896014">
            <w:rPr>
              <w:rStyle w:val="Hyperlink"/>
              <w:noProof/>
            </w:rPr>
            <w:t>REFERENCE</w:t>
          </w:r>
          <w:r w:rsidR="008937E5">
            <w:rPr>
              <w:noProof/>
              <w:webHidden/>
            </w:rPr>
            <w:tab/>
          </w:r>
          <w:r>
            <w:rPr>
              <w:noProof/>
              <w:webHidden/>
            </w:rPr>
            <w:fldChar w:fldCharType="begin"/>
          </w:r>
          <w:r w:rsidR="008937E5">
            <w:rPr>
              <w:noProof/>
              <w:webHidden/>
            </w:rPr>
            <w:instrText xml:space="preserve"> PAGEREF _Toc498984147 \h </w:instrText>
          </w:r>
          <w:r>
            <w:rPr>
              <w:noProof/>
              <w:webHidden/>
            </w:rPr>
          </w:r>
          <w:r>
            <w:rPr>
              <w:noProof/>
              <w:webHidden/>
            </w:rPr>
            <w:fldChar w:fldCharType="separate"/>
          </w:r>
          <w:ins w:id="20" w:author="Mathew K S." w:date="2018-06-27T12:30:00Z">
            <w:r w:rsidR="00EE2F9A">
              <w:rPr>
                <w:noProof/>
                <w:webHidden/>
              </w:rPr>
              <w:t>14</w:t>
            </w:r>
          </w:ins>
          <w:del w:id="21" w:author="Mathew K S." w:date="2018-06-27T12:30:00Z">
            <w:r w:rsidR="0013589D" w:rsidDel="00EE2F9A">
              <w:rPr>
                <w:noProof/>
                <w:webHidden/>
              </w:rPr>
              <w:delText>13</w:delText>
            </w:r>
          </w:del>
          <w:r>
            <w:rPr>
              <w:noProof/>
              <w:webHidden/>
            </w:rPr>
            <w:fldChar w:fldCharType="end"/>
          </w:r>
          <w:r>
            <w:rPr>
              <w:noProof/>
            </w:rPr>
            <w:fldChar w:fldCharType="end"/>
          </w:r>
        </w:p>
        <w:p w:rsidR="008937E5" w:rsidRDefault="00140936">
          <w:pPr>
            <w:pStyle w:val="TOC1"/>
            <w:tabs>
              <w:tab w:val="left" w:pos="660"/>
              <w:tab w:val="right" w:leader="dot" w:pos="9350"/>
            </w:tabs>
            <w:rPr>
              <w:rFonts w:cs="Arial Unicode MS"/>
              <w:noProof/>
              <w:lang w:bidi="ml-IN"/>
            </w:rPr>
          </w:pPr>
          <w:r>
            <w:rPr>
              <w:noProof/>
            </w:rPr>
            <w:fldChar w:fldCharType="begin"/>
          </w:r>
          <w:r w:rsidR="001E6651">
            <w:rPr>
              <w:noProof/>
            </w:rPr>
            <w:instrText xml:space="preserve"> HYPERLINK \l "_Toc498984148" </w:instrText>
          </w:r>
          <w:r>
            <w:rPr>
              <w:noProof/>
            </w:rPr>
            <w:fldChar w:fldCharType="separate"/>
          </w:r>
          <w:r w:rsidR="008937E5" w:rsidRPr="00D83E36">
            <w:rPr>
              <w:rStyle w:val="Hyperlink"/>
              <w:noProof/>
            </w:rPr>
            <w:t>10</w:t>
          </w:r>
          <w:r w:rsidR="008937E5">
            <w:rPr>
              <w:rFonts w:cs="Arial Unicode MS"/>
              <w:noProof/>
              <w:lang w:bidi="ml-IN"/>
            </w:rPr>
            <w:tab/>
          </w:r>
          <w:r w:rsidR="00896014">
            <w:rPr>
              <w:rStyle w:val="Hyperlink"/>
              <w:noProof/>
            </w:rPr>
            <w:t>ANNEXURE LIST</w:t>
          </w:r>
          <w:r w:rsidR="008937E5">
            <w:rPr>
              <w:noProof/>
              <w:webHidden/>
            </w:rPr>
            <w:tab/>
          </w:r>
          <w:r>
            <w:rPr>
              <w:noProof/>
              <w:webHidden/>
            </w:rPr>
            <w:fldChar w:fldCharType="begin"/>
          </w:r>
          <w:r w:rsidR="008937E5">
            <w:rPr>
              <w:noProof/>
              <w:webHidden/>
            </w:rPr>
            <w:instrText xml:space="preserve"> PAGEREF _Toc498984148 \h </w:instrText>
          </w:r>
          <w:r>
            <w:rPr>
              <w:noProof/>
              <w:webHidden/>
            </w:rPr>
          </w:r>
          <w:r>
            <w:rPr>
              <w:noProof/>
              <w:webHidden/>
            </w:rPr>
            <w:fldChar w:fldCharType="separate"/>
          </w:r>
          <w:ins w:id="22" w:author="Mathew K S." w:date="2018-06-27T12:30:00Z">
            <w:r w:rsidR="00EE2F9A">
              <w:rPr>
                <w:noProof/>
                <w:webHidden/>
              </w:rPr>
              <w:t>14</w:t>
            </w:r>
          </w:ins>
          <w:del w:id="23" w:author="Mathew K S." w:date="2018-06-27T12:30:00Z">
            <w:r w:rsidR="0013589D" w:rsidDel="00EE2F9A">
              <w:rPr>
                <w:noProof/>
                <w:webHidden/>
              </w:rPr>
              <w:delText>13</w:delText>
            </w:r>
          </w:del>
          <w:r>
            <w:rPr>
              <w:noProof/>
              <w:webHidden/>
            </w:rPr>
            <w:fldChar w:fldCharType="end"/>
          </w:r>
          <w:r>
            <w:rPr>
              <w:noProof/>
            </w:rPr>
            <w:fldChar w:fldCharType="end"/>
          </w:r>
        </w:p>
        <w:p w:rsidR="00804B79" w:rsidRDefault="00140936">
          <w:r>
            <w:rPr>
              <w:b/>
              <w:bCs/>
              <w:noProof/>
            </w:rPr>
            <w:fldChar w:fldCharType="end"/>
          </w:r>
        </w:p>
      </w:sdtContent>
    </w:sdt>
    <w:p w:rsidR="007A2572" w:rsidRDefault="007A2572">
      <w:r>
        <w:br w:type="page"/>
      </w:r>
    </w:p>
    <w:p w:rsidR="00D32B20" w:rsidRDefault="008B5729" w:rsidP="00D32B20">
      <w:pPr>
        <w:pStyle w:val="Heading1"/>
        <w:numPr>
          <w:ilvl w:val="0"/>
          <w:numId w:val="1"/>
        </w:numPr>
        <w:spacing w:before="240" w:line="259" w:lineRule="auto"/>
      </w:pPr>
      <w:bookmarkStart w:id="24" w:name="_Toc498983608"/>
      <w:bookmarkStart w:id="25" w:name="_Toc498984126"/>
      <w:r>
        <w:lastRenderedPageBreak/>
        <w:t>PURPOSE</w:t>
      </w:r>
      <w:bookmarkEnd w:id="24"/>
      <w:bookmarkEnd w:id="25"/>
    </w:p>
    <w:p w:rsidR="00D32B20" w:rsidRDefault="00D32B20" w:rsidP="00D32B20">
      <w:pPr>
        <w:spacing w:after="0" w:line="240" w:lineRule="auto"/>
        <w:jc w:val="both"/>
      </w:pPr>
    </w:p>
    <w:p w:rsidR="007A3857" w:rsidRDefault="007A3857" w:rsidP="007A3857">
      <w:pPr>
        <w:jc w:val="both"/>
      </w:pPr>
      <w:r w:rsidRPr="00BD32EC">
        <w:t>This Pro</w:t>
      </w:r>
      <w:r w:rsidR="00804B79">
        <w:t xml:space="preserve">cedure for Design and Development describes </w:t>
      </w:r>
      <w:r w:rsidRPr="00BD32EC">
        <w:t xml:space="preserve">the processes that are performed throughout the life </w:t>
      </w:r>
      <w:r w:rsidR="00804B79">
        <w:t xml:space="preserve">cycle </w:t>
      </w:r>
      <w:r w:rsidRPr="00BD32EC">
        <w:t xml:space="preserve">of a </w:t>
      </w:r>
      <w:r w:rsidR="00804B79">
        <w:t>software p</w:t>
      </w:r>
      <w:r w:rsidRPr="00BD32EC">
        <w:t xml:space="preserve">roject to ensure the efficient and effective management </w:t>
      </w:r>
      <w:r w:rsidR="00804B79">
        <w:t xml:space="preserve">and execution </w:t>
      </w:r>
      <w:r w:rsidRPr="00BD32EC">
        <w:t xml:space="preserve">of all </w:t>
      </w:r>
      <w:r>
        <w:t xml:space="preserve">software </w:t>
      </w:r>
      <w:r w:rsidRPr="00BD32EC">
        <w:t xml:space="preserve">projectsat </w:t>
      </w:r>
      <w:r w:rsidR="00804B79">
        <w:t xml:space="preserve">Indocosmo Systems Pvt. Ltd. </w:t>
      </w:r>
      <w:r>
        <w:t xml:space="preserve"> and</w:t>
      </w:r>
      <w:r w:rsidRPr="007B47C9">
        <w:t xml:space="preserve"> is based on the </w:t>
      </w:r>
      <w:r>
        <w:t xml:space="preserve">following </w:t>
      </w:r>
      <w:r w:rsidRPr="007B47C9">
        <w:t>generic process flows</w:t>
      </w:r>
      <w:r>
        <w:t>:</w:t>
      </w:r>
    </w:p>
    <w:p w:rsidR="007A3857" w:rsidRDefault="007A3857" w:rsidP="007A3857">
      <w:pPr>
        <w:pStyle w:val="ListParagraph"/>
        <w:numPr>
          <w:ilvl w:val="0"/>
          <w:numId w:val="39"/>
        </w:numPr>
        <w:jc w:val="both"/>
      </w:pPr>
      <w:r>
        <w:t>Initiating – set up goals, expectations and scope of the project</w:t>
      </w:r>
    </w:p>
    <w:p w:rsidR="007A3857" w:rsidRDefault="007A3857" w:rsidP="007A3857">
      <w:pPr>
        <w:pStyle w:val="ListParagraph"/>
        <w:numPr>
          <w:ilvl w:val="0"/>
          <w:numId w:val="39"/>
        </w:numPr>
        <w:jc w:val="both"/>
      </w:pPr>
      <w:r>
        <w:t>Planning – develop a specific plan for the tasks and activities to be completed, including schedule and budget</w:t>
      </w:r>
    </w:p>
    <w:p w:rsidR="007A3857" w:rsidRDefault="007A3857" w:rsidP="007A3857">
      <w:pPr>
        <w:pStyle w:val="ListParagraph"/>
        <w:numPr>
          <w:ilvl w:val="0"/>
          <w:numId w:val="39"/>
        </w:numPr>
        <w:jc w:val="both"/>
      </w:pPr>
      <w:r>
        <w:t>Executing – carry out the plan</w:t>
      </w:r>
    </w:p>
    <w:p w:rsidR="007A3857" w:rsidRDefault="00922AAB" w:rsidP="007A3857">
      <w:pPr>
        <w:pStyle w:val="ListParagraph"/>
        <w:numPr>
          <w:ilvl w:val="0"/>
          <w:numId w:val="39"/>
        </w:numPr>
        <w:jc w:val="both"/>
      </w:pPr>
      <w:r>
        <w:t>Monitoring &amp;</w:t>
      </w:r>
      <w:r w:rsidR="007A3857" w:rsidRPr="007B47C9">
        <w:t xml:space="preserve">Controlling </w:t>
      </w:r>
      <w:r w:rsidR="007A3857">
        <w:t xml:space="preserve">– </w:t>
      </w:r>
      <w:r>
        <w:t xml:space="preserve">monitor the results of execution, identify changes required, </w:t>
      </w:r>
      <w:r w:rsidR="007A3857">
        <w:t>respond to changes, adjust the schedule, goals, and expectations as needed</w:t>
      </w:r>
    </w:p>
    <w:p w:rsidR="007A3857" w:rsidRDefault="007A3857" w:rsidP="007A3857">
      <w:pPr>
        <w:pStyle w:val="ListParagraph"/>
        <w:numPr>
          <w:ilvl w:val="0"/>
          <w:numId w:val="39"/>
        </w:numPr>
        <w:jc w:val="both"/>
      </w:pPr>
      <w:r>
        <w:t>Closing – deliver the final project and assess the project and the process</w:t>
      </w:r>
    </w:p>
    <w:p w:rsidR="007A3857" w:rsidRDefault="007A3857" w:rsidP="007A3857">
      <w:pPr>
        <w:keepNext/>
        <w:jc w:val="center"/>
      </w:pPr>
      <w:r>
        <w:rPr>
          <w:noProof/>
          <w:lang w:eastAsia="en-US"/>
        </w:rPr>
        <w:drawing>
          <wp:inline distT="0" distB="0" distL="0" distR="0">
            <wp:extent cx="3448050" cy="3038475"/>
            <wp:effectExtent l="0" t="0" r="0" b="9525"/>
            <wp:docPr id="5" name="Picture 5" descr="http://ptgmedia.pearsoncmg.com/images/art_phillips_pmmodels/elementLinks/fi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tgmedia.pearsoncmg.com/images/art_phillips_pmmodels/elementLinks/fig01.jpg"/>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48050" cy="3038475"/>
                    </a:xfrm>
                    <a:prstGeom prst="rect">
                      <a:avLst/>
                    </a:prstGeom>
                    <a:noFill/>
                    <a:ln>
                      <a:noFill/>
                    </a:ln>
                  </pic:spPr>
                </pic:pic>
              </a:graphicData>
            </a:graphic>
          </wp:inline>
        </w:drawing>
      </w:r>
    </w:p>
    <w:p w:rsidR="007A3857" w:rsidRPr="00A73687" w:rsidRDefault="007A3857" w:rsidP="007A3857">
      <w:pPr>
        <w:pStyle w:val="Caption"/>
        <w:jc w:val="center"/>
      </w:pPr>
      <w:r>
        <w:t xml:space="preserve">Figure </w:t>
      </w:r>
      <w:fldSimple w:instr=" SEQ Figure \* ARABIC ">
        <w:r>
          <w:rPr>
            <w:noProof/>
          </w:rPr>
          <w:t>1</w:t>
        </w:r>
      </w:fldSimple>
      <w:r>
        <w:t>. F</w:t>
      </w:r>
      <w:r w:rsidRPr="002F3696">
        <w:t>ive process groups in project management</w:t>
      </w:r>
      <w:r w:rsidR="00922AAB">
        <w:t xml:space="preserve"> (PMBOK)</w:t>
      </w:r>
    </w:p>
    <w:p w:rsidR="007A3857" w:rsidRDefault="007A3857" w:rsidP="007A3857">
      <w:pPr>
        <w:jc w:val="both"/>
      </w:pPr>
      <w:r>
        <w:t>Th</w:t>
      </w:r>
      <w:r w:rsidR="008937E5">
        <w:t xml:space="preserve">is </w:t>
      </w:r>
      <w:r>
        <w:t>approach</w:t>
      </w:r>
      <w:r w:rsidRPr="007B47C9">
        <w:t xml:space="preserve"> is based on the universal principles of the </w:t>
      </w:r>
      <w:r>
        <w:t xml:space="preserve">Project Management Institute's (PMI) Project Management Body of Knowledge (PMBOK). </w:t>
      </w:r>
      <w:r w:rsidR="008937E5">
        <w:t xml:space="preserve">This approach would be applicable for projects following traditional waterfall model of software development life cycle (SDLC). The process to be followed in case of agile projects are described in section 5.6. </w:t>
      </w:r>
    </w:p>
    <w:p w:rsidR="0017764F" w:rsidRDefault="008B5729" w:rsidP="009332FC">
      <w:pPr>
        <w:pStyle w:val="Heading1"/>
        <w:numPr>
          <w:ilvl w:val="0"/>
          <w:numId w:val="1"/>
        </w:numPr>
        <w:spacing w:before="240" w:line="259" w:lineRule="auto"/>
      </w:pPr>
      <w:bookmarkStart w:id="26" w:name="_Functional_Requirements"/>
      <w:bookmarkStart w:id="27" w:name="_Toc498983609"/>
      <w:bookmarkStart w:id="28" w:name="_Toc498984127"/>
      <w:bookmarkEnd w:id="26"/>
      <w:r>
        <w:t>SCOPE</w:t>
      </w:r>
      <w:bookmarkEnd w:id="27"/>
      <w:bookmarkEnd w:id="28"/>
    </w:p>
    <w:p w:rsidR="00D0071B" w:rsidRDefault="007A3857" w:rsidP="008937E5">
      <w:pPr>
        <w:jc w:val="both"/>
      </w:pPr>
      <w:r w:rsidRPr="00A73687">
        <w:t>Th</w:t>
      </w:r>
      <w:r>
        <w:t xml:space="preserve">is </w:t>
      </w:r>
      <w:r w:rsidRPr="00A73687">
        <w:t>Procedure</w:t>
      </w:r>
      <w:r>
        <w:t xml:space="preserve"> is applicable for all software projects of </w:t>
      </w:r>
      <w:r w:rsidR="008937E5">
        <w:t xml:space="preserve">Indocosmo Systems Pvt. Ltd. Section 5.6 describes specific practices to be followed in case of agile projects. </w:t>
      </w:r>
    </w:p>
    <w:p w:rsidR="000B596B" w:rsidRDefault="000B596B" w:rsidP="000B596B">
      <w:pPr>
        <w:pStyle w:val="Heading1"/>
        <w:numPr>
          <w:ilvl w:val="0"/>
          <w:numId w:val="1"/>
        </w:numPr>
        <w:spacing w:before="240" w:line="259" w:lineRule="auto"/>
      </w:pPr>
      <w:bookmarkStart w:id="29" w:name="_Toc498983610"/>
      <w:bookmarkStart w:id="30" w:name="_Toc498984128"/>
      <w:r>
        <w:lastRenderedPageBreak/>
        <w:t>ABBREVIATIONS / Definitions</w:t>
      </w:r>
      <w:bookmarkEnd w:id="29"/>
      <w:bookmarkEnd w:id="30"/>
    </w:p>
    <w:p w:rsidR="000B596B" w:rsidRPr="000B596B" w:rsidRDefault="000B596B" w:rsidP="000B596B">
      <w:pPr>
        <w:pStyle w:val="Heading2"/>
      </w:pPr>
      <w:bookmarkStart w:id="31" w:name="_Toc498983611"/>
      <w:bookmarkStart w:id="32" w:name="_Toc498984129"/>
      <w:r>
        <w:t>3.1 Abbreviations</w:t>
      </w:r>
      <w:bookmarkEnd w:id="31"/>
      <w:bookmarkEnd w:id="32"/>
    </w:p>
    <w:tbl>
      <w:tblPr>
        <w:tblStyle w:val="TableGrid"/>
        <w:tblW w:w="0" w:type="auto"/>
        <w:tblInd w:w="445" w:type="dxa"/>
        <w:tblLook w:val="04A0"/>
      </w:tblPr>
      <w:tblGrid>
        <w:gridCol w:w="2250"/>
        <w:gridCol w:w="6030"/>
      </w:tblGrid>
      <w:tr w:rsidR="000B596B" w:rsidTr="00804B79">
        <w:tc>
          <w:tcPr>
            <w:tcW w:w="2250" w:type="dxa"/>
          </w:tcPr>
          <w:p w:rsidR="000B596B" w:rsidRPr="002A36CE" w:rsidRDefault="000B596B" w:rsidP="00804B79">
            <w:pPr>
              <w:rPr>
                <w:b/>
              </w:rPr>
            </w:pPr>
            <w:r w:rsidRPr="002A36CE">
              <w:rPr>
                <w:b/>
              </w:rPr>
              <w:t>Abbreviation</w:t>
            </w:r>
          </w:p>
        </w:tc>
        <w:tc>
          <w:tcPr>
            <w:tcW w:w="6030" w:type="dxa"/>
          </w:tcPr>
          <w:p w:rsidR="000B596B" w:rsidRPr="002A36CE" w:rsidRDefault="000B596B" w:rsidP="00804B79">
            <w:pPr>
              <w:rPr>
                <w:b/>
              </w:rPr>
            </w:pPr>
            <w:r w:rsidRPr="002A36CE">
              <w:rPr>
                <w:b/>
              </w:rPr>
              <w:t>Description</w:t>
            </w:r>
          </w:p>
        </w:tc>
      </w:tr>
      <w:tr w:rsidR="000B596B" w:rsidTr="00804B79">
        <w:tc>
          <w:tcPr>
            <w:tcW w:w="2250" w:type="dxa"/>
          </w:tcPr>
          <w:p w:rsidR="000B596B" w:rsidRDefault="000B596B" w:rsidP="00804B79">
            <w:r>
              <w:t>CCB</w:t>
            </w:r>
          </w:p>
        </w:tc>
        <w:tc>
          <w:tcPr>
            <w:tcW w:w="6030" w:type="dxa"/>
          </w:tcPr>
          <w:p w:rsidR="000B596B" w:rsidRDefault="000B596B" w:rsidP="00804B79">
            <w:r>
              <w:t>Change Control Board</w:t>
            </w:r>
          </w:p>
        </w:tc>
      </w:tr>
      <w:tr w:rsidR="000B596B" w:rsidTr="00804B79">
        <w:tc>
          <w:tcPr>
            <w:tcW w:w="2250" w:type="dxa"/>
          </w:tcPr>
          <w:p w:rsidR="000B596B" w:rsidRDefault="000B596B" w:rsidP="00804B79">
            <w:r>
              <w:t>CEO</w:t>
            </w:r>
          </w:p>
        </w:tc>
        <w:tc>
          <w:tcPr>
            <w:tcW w:w="6030" w:type="dxa"/>
          </w:tcPr>
          <w:p w:rsidR="000B596B" w:rsidRDefault="000B596B" w:rsidP="00804B79">
            <w:r>
              <w:t>Chief Executive Officer</w:t>
            </w:r>
          </w:p>
        </w:tc>
      </w:tr>
      <w:tr w:rsidR="000B596B" w:rsidTr="00804B79">
        <w:tc>
          <w:tcPr>
            <w:tcW w:w="2250" w:type="dxa"/>
          </w:tcPr>
          <w:p w:rsidR="000B596B" w:rsidRDefault="000B596B" w:rsidP="00804B79">
            <w:r>
              <w:t>PA</w:t>
            </w:r>
          </w:p>
        </w:tc>
        <w:tc>
          <w:tcPr>
            <w:tcW w:w="6030" w:type="dxa"/>
          </w:tcPr>
          <w:p w:rsidR="000B596B" w:rsidRDefault="000B596B" w:rsidP="00804B79">
            <w:r>
              <w:t>Project Authorization</w:t>
            </w:r>
          </w:p>
        </w:tc>
      </w:tr>
      <w:tr w:rsidR="00102914" w:rsidTr="00804B79">
        <w:tc>
          <w:tcPr>
            <w:tcW w:w="2250" w:type="dxa"/>
          </w:tcPr>
          <w:p w:rsidR="00102914" w:rsidRDefault="00102914" w:rsidP="00804B79">
            <w:r>
              <w:t>PL</w:t>
            </w:r>
          </w:p>
        </w:tc>
        <w:tc>
          <w:tcPr>
            <w:tcW w:w="6030" w:type="dxa"/>
          </w:tcPr>
          <w:p w:rsidR="00102914" w:rsidRDefault="00102914" w:rsidP="007333DC">
            <w:r>
              <w:t>Project Lead</w:t>
            </w:r>
          </w:p>
        </w:tc>
      </w:tr>
      <w:tr w:rsidR="000B596B" w:rsidTr="00804B79">
        <w:tc>
          <w:tcPr>
            <w:tcW w:w="2250" w:type="dxa"/>
          </w:tcPr>
          <w:p w:rsidR="000B596B" w:rsidRDefault="000B596B" w:rsidP="00804B79">
            <w:r>
              <w:t>PM</w:t>
            </w:r>
          </w:p>
        </w:tc>
        <w:tc>
          <w:tcPr>
            <w:tcW w:w="6030" w:type="dxa"/>
          </w:tcPr>
          <w:p w:rsidR="000B596B" w:rsidRDefault="000B596B" w:rsidP="00804B79">
            <w:r>
              <w:t>Project Manager</w:t>
            </w:r>
          </w:p>
        </w:tc>
      </w:tr>
      <w:tr w:rsidR="000B596B" w:rsidTr="00804B79">
        <w:tc>
          <w:tcPr>
            <w:tcW w:w="2250" w:type="dxa"/>
          </w:tcPr>
          <w:p w:rsidR="000B596B" w:rsidRDefault="000B596B" w:rsidP="00804B79">
            <w:r>
              <w:t>PP</w:t>
            </w:r>
          </w:p>
        </w:tc>
        <w:tc>
          <w:tcPr>
            <w:tcW w:w="6030" w:type="dxa"/>
          </w:tcPr>
          <w:p w:rsidR="000B596B" w:rsidRDefault="000B596B" w:rsidP="00804B79">
            <w:r>
              <w:t>Project Plan</w:t>
            </w:r>
          </w:p>
        </w:tc>
      </w:tr>
      <w:tr w:rsidR="004E048B" w:rsidTr="00804B79">
        <w:tc>
          <w:tcPr>
            <w:tcW w:w="2250" w:type="dxa"/>
          </w:tcPr>
          <w:p w:rsidR="004E048B" w:rsidRDefault="004E048B" w:rsidP="00804B79">
            <w:r>
              <w:t>PSR</w:t>
            </w:r>
          </w:p>
        </w:tc>
        <w:tc>
          <w:tcPr>
            <w:tcW w:w="6030" w:type="dxa"/>
          </w:tcPr>
          <w:p w:rsidR="004E048B" w:rsidRDefault="004E048B" w:rsidP="00804B79">
            <w:r>
              <w:t>Project Status Report</w:t>
            </w:r>
          </w:p>
        </w:tc>
      </w:tr>
      <w:tr w:rsidR="000B596B" w:rsidTr="00804B79">
        <w:tc>
          <w:tcPr>
            <w:tcW w:w="2250" w:type="dxa"/>
          </w:tcPr>
          <w:p w:rsidR="000B596B" w:rsidRDefault="000B596B" w:rsidP="00804B79">
            <w:r>
              <w:t>SD</w:t>
            </w:r>
            <w:r w:rsidR="00102914">
              <w:t>D</w:t>
            </w:r>
          </w:p>
        </w:tc>
        <w:tc>
          <w:tcPr>
            <w:tcW w:w="6030" w:type="dxa"/>
          </w:tcPr>
          <w:p w:rsidR="000B596B" w:rsidRDefault="000B596B" w:rsidP="00804B79">
            <w:r>
              <w:t>Software Design</w:t>
            </w:r>
            <w:r w:rsidR="00102914">
              <w:t xml:space="preserve"> Description</w:t>
            </w:r>
          </w:p>
        </w:tc>
      </w:tr>
      <w:tr w:rsidR="000B596B" w:rsidTr="00804B79">
        <w:tc>
          <w:tcPr>
            <w:tcW w:w="2250" w:type="dxa"/>
          </w:tcPr>
          <w:p w:rsidR="000B596B" w:rsidRDefault="000B596B" w:rsidP="00804B79">
            <w:r>
              <w:t>SDLC</w:t>
            </w:r>
          </w:p>
        </w:tc>
        <w:tc>
          <w:tcPr>
            <w:tcW w:w="6030" w:type="dxa"/>
          </w:tcPr>
          <w:p w:rsidR="000B596B" w:rsidRDefault="000B596B" w:rsidP="00804B79">
            <w:r>
              <w:t>Software Development Life Cycle</w:t>
            </w:r>
          </w:p>
        </w:tc>
      </w:tr>
      <w:tr w:rsidR="004E048B" w:rsidTr="00804B79">
        <w:tc>
          <w:tcPr>
            <w:tcW w:w="2250" w:type="dxa"/>
          </w:tcPr>
          <w:p w:rsidR="004E048B" w:rsidRDefault="004E048B" w:rsidP="00804B79">
            <w:r>
              <w:t>SRC</w:t>
            </w:r>
          </w:p>
        </w:tc>
        <w:tc>
          <w:tcPr>
            <w:tcW w:w="6030" w:type="dxa"/>
          </w:tcPr>
          <w:p w:rsidR="004E048B" w:rsidRDefault="004E048B" w:rsidP="00804B79">
            <w:r>
              <w:t>Software Release Committee</w:t>
            </w:r>
          </w:p>
        </w:tc>
      </w:tr>
      <w:tr w:rsidR="000B596B" w:rsidTr="00804B79">
        <w:tc>
          <w:tcPr>
            <w:tcW w:w="2250" w:type="dxa"/>
          </w:tcPr>
          <w:p w:rsidR="000B596B" w:rsidRPr="00164603" w:rsidRDefault="000B596B" w:rsidP="00804B79">
            <w:r>
              <w:t>SR</w:t>
            </w:r>
            <w:r w:rsidR="00102914">
              <w:t>S</w:t>
            </w:r>
          </w:p>
        </w:tc>
        <w:tc>
          <w:tcPr>
            <w:tcW w:w="6030" w:type="dxa"/>
          </w:tcPr>
          <w:p w:rsidR="000B596B" w:rsidRDefault="00102914" w:rsidP="00804B79">
            <w:pPr>
              <w:rPr>
                <w:rFonts w:cs="LucidaSans"/>
                <w:lang w:val="en-IN"/>
              </w:rPr>
            </w:pPr>
            <w:r>
              <w:t>Software Requirement Specification</w:t>
            </w:r>
          </w:p>
        </w:tc>
      </w:tr>
      <w:tr w:rsidR="000B596B" w:rsidTr="00804B79">
        <w:tc>
          <w:tcPr>
            <w:tcW w:w="2250" w:type="dxa"/>
          </w:tcPr>
          <w:p w:rsidR="000B596B" w:rsidRDefault="000B596B" w:rsidP="00804B79">
            <w:r>
              <w:t>TP</w:t>
            </w:r>
          </w:p>
        </w:tc>
        <w:tc>
          <w:tcPr>
            <w:tcW w:w="6030" w:type="dxa"/>
          </w:tcPr>
          <w:p w:rsidR="000B596B" w:rsidRDefault="000B596B" w:rsidP="00804B79">
            <w:r>
              <w:t>Test Plan</w:t>
            </w:r>
          </w:p>
        </w:tc>
      </w:tr>
      <w:tr w:rsidR="000B596B" w:rsidTr="00804B79">
        <w:tc>
          <w:tcPr>
            <w:tcW w:w="2250" w:type="dxa"/>
          </w:tcPr>
          <w:p w:rsidR="000B596B" w:rsidRDefault="000B596B" w:rsidP="00804B79">
            <w:r>
              <w:t>UN</w:t>
            </w:r>
          </w:p>
        </w:tc>
        <w:tc>
          <w:tcPr>
            <w:tcW w:w="6030" w:type="dxa"/>
          </w:tcPr>
          <w:p w:rsidR="000B596B" w:rsidRDefault="000B596B" w:rsidP="00804B79">
            <w:r>
              <w:t>User Need</w:t>
            </w:r>
          </w:p>
        </w:tc>
      </w:tr>
      <w:tr w:rsidR="000B596B" w:rsidTr="00804B79">
        <w:tc>
          <w:tcPr>
            <w:tcW w:w="2250" w:type="dxa"/>
          </w:tcPr>
          <w:p w:rsidR="000B596B" w:rsidRDefault="000B596B" w:rsidP="00804B79">
            <w:r w:rsidRPr="00164603">
              <w:t>WBS</w:t>
            </w:r>
          </w:p>
        </w:tc>
        <w:tc>
          <w:tcPr>
            <w:tcW w:w="6030" w:type="dxa"/>
          </w:tcPr>
          <w:p w:rsidR="000B596B" w:rsidRDefault="000B596B" w:rsidP="00804B79">
            <w:r>
              <w:rPr>
                <w:rFonts w:cs="LucidaSans"/>
                <w:lang w:val="en-IN"/>
              </w:rPr>
              <w:t>Work Break-down Structure</w:t>
            </w:r>
          </w:p>
        </w:tc>
      </w:tr>
    </w:tbl>
    <w:p w:rsidR="000B596B" w:rsidRDefault="000B596B" w:rsidP="000B596B">
      <w:pPr>
        <w:spacing w:after="0" w:line="240" w:lineRule="auto"/>
      </w:pPr>
    </w:p>
    <w:p w:rsidR="000B596B" w:rsidRPr="000B596B" w:rsidRDefault="000B596B" w:rsidP="000B596B">
      <w:pPr>
        <w:pStyle w:val="Heading2"/>
      </w:pPr>
      <w:bookmarkStart w:id="33" w:name="_Toc498983612"/>
      <w:bookmarkStart w:id="34" w:name="_Toc498984130"/>
      <w:r>
        <w:t>3.2 definitions</w:t>
      </w:r>
      <w:bookmarkEnd w:id="33"/>
      <w:bookmarkEnd w:id="34"/>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80"/>
      </w:tblPr>
      <w:tblGrid>
        <w:gridCol w:w="1618"/>
        <w:gridCol w:w="7892"/>
      </w:tblGrid>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User Need:</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102914">
            <w:pPr>
              <w:spacing w:after="0" w:line="240" w:lineRule="auto"/>
              <w:jc w:val="both"/>
              <w:rPr>
                <w:rFonts w:eastAsia="Times New Roman" w:cstheme="minorHAnsi"/>
                <w:lang w:val="en-IN" w:eastAsia="en-IN"/>
              </w:rPr>
            </w:pPr>
            <w:r w:rsidRPr="00D25161">
              <w:rPr>
                <w:rFonts w:eastAsia="Times New Roman" w:cstheme="minorHAnsi"/>
                <w:lang w:val="en-IN" w:eastAsia="en-IN"/>
              </w:rPr>
              <w:t>A User Need is based on an operational or strategic need that has been identified</w:t>
            </w:r>
            <w:r w:rsidR="00102914">
              <w:rPr>
                <w:rFonts w:eastAsia="Times New Roman" w:cstheme="minorHAnsi"/>
                <w:lang w:val="en-IN" w:eastAsia="en-IN"/>
              </w:rPr>
              <w:t xml:space="preserve"> from within a business unit, usually provided by the business user or customer. </w:t>
            </w:r>
            <w:r w:rsidRPr="00D25161">
              <w:rPr>
                <w:rFonts w:eastAsia="Times New Roman" w:cstheme="minorHAnsi"/>
                <w:lang w:val="en-IN" w:eastAsia="en-IN"/>
              </w:rPr>
              <w:t>A User Need should detail and justify the baseline information about the project such as background, purpose, benefits,</w:t>
            </w:r>
            <w:r w:rsidR="00102914">
              <w:rPr>
                <w:rFonts w:eastAsia="Times New Roman" w:cstheme="minorHAnsi"/>
                <w:lang w:val="en-IN" w:eastAsia="en-IN"/>
              </w:rPr>
              <w:t xml:space="preserve"> and</w:t>
            </w:r>
            <w:r w:rsidRPr="00D25161">
              <w:rPr>
                <w:rFonts w:eastAsia="Times New Roman" w:cstheme="minorHAnsi"/>
                <w:lang w:val="en-IN" w:eastAsia="en-IN"/>
              </w:rPr>
              <w:t xml:space="preserve"> objectives</w:t>
            </w:r>
            <w:r w:rsidR="00102914">
              <w:rPr>
                <w:rFonts w:eastAsia="Times New Roman" w:cstheme="minorHAnsi"/>
                <w:lang w:val="en-IN" w:eastAsia="en-IN"/>
              </w:rPr>
              <w:t>. In case of Japanese customers, the user need comes as an email or document in Japanese which will be translated by the Japanese translator of Indocosmo Systems.</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Change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0B596B" w:rsidRPr="00D25161" w:rsidRDefault="000B596B" w:rsidP="00102914">
            <w:pPr>
              <w:spacing w:after="0" w:line="240" w:lineRule="auto"/>
              <w:jc w:val="both"/>
              <w:rPr>
                <w:rFonts w:eastAsia="Times New Roman" w:cstheme="minorHAnsi"/>
                <w:lang w:val="en-IN" w:eastAsia="en-IN"/>
              </w:rPr>
            </w:pPr>
            <w:r w:rsidRPr="00D25161">
              <w:rPr>
                <w:rFonts w:eastAsia="Times New Roman" w:cstheme="minorHAnsi"/>
                <w:lang w:val="en-IN" w:eastAsia="en-IN"/>
              </w:rPr>
              <w:t xml:space="preserve">The activity of </w:t>
            </w:r>
            <w:r w:rsidR="00102914">
              <w:rPr>
                <w:rFonts w:eastAsia="Times New Roman" w:cstheme="minorHAnsi"/>
                <w:lang w:val="en-IN" w:eastAsia="en-IN"/>
              </w:rPr>
              <w:t xml:space="preserve">managing changes whenever the scope of the project or the user needs or requirements change during the middle of a project, after baselining the scope or requirements. </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Change Request:</w:t>
            </w:r>
          </w:p>
        </w:tc>
        <w:tc>
          <w:tcPr>
            <w:tcW w:w="0" w:type="auto"/>
            <w:tcBorders>
              <w:top w:val="outset" w:sz="6" w:space="0" w:color="auto"/>
              <w:left w:val="outset" w:sz="6" w:space="0" w:color="auto"/>
              <w:bottom w:val="outset" w:sz="6" w:space="0" w:color="auto"/>
              <w:right w:val="outset" w:sz="6" w:space="0" w:color="auto"/>
            </w:tcBorders>
            <w:vAlign w:val="center"/>
            <w:hideMark/>
          </w:tcPr>
          <w:p w:rsidR="000B596B" w:rsidRPr="00D25161" w:rsidRDefault="000B596B" w:rsidP="006755E6">
            <w:pPr>
              <w:spacing w:after="0" w:line="240" w:lineRule="auto"/>
              <w:jc w:val="both"/>
              <w:rPr>
                <w:rFonts w:eastAsia="Times New Roman" w:cstheme="minorHAnsi"/>
                <w:lang w:val="en-IN" w:eastAsia="en-IN"/>
              </w:rPr>
            </w:pPr>
            <w:r w:rsidRPr="00D25161">
              <w:rPr>
                <w:rFonts w:eastAsia="Times New Roman" w:cstheme="minorHAnsi"/>
                <w:lang w:val="en-IN" w:eastAsia="en-IN"/>
              </w:rPr>
              <w:t xml:space="preserve">Formal request </w:t>
            </w:r>
            <w:r w:rsidR="00102914">
              <w:rPr>
                <w:rFonts w:eastAsia="Times New Roman" w:cstheme="minorHAnsi"/>
                <w:lang w:val="en-IN" w:eastAsia="en-IN"/>
              </w:rPr>
              <w:t xml:space="preserve">for change in project scope and user requirements. </w:t>
            </w:r>
            <w:r w:rsidRPr="00D25161">
              <w:rPr>
                <w:rFonts w:eastAsia="Times New Roman" w:cstheme="minorHAnsi"/>
                <w:lang w:val="en-IN" w:eastAsia="en-IN"/>
              </w:rPr>
              <w:t>Change Requests are authorised by Change Control Board (CCB)</w:t>
            </w:r>
            <w:r w:rsidR="006755E6">
              <w:rPr>
                <w:rFonts w:eastAsia="Times New Roman" w:cstheme="minorHAnsi"/>
                <w:lang w:val="en-IN" w:eastAsia="en-IN"/>
              </w:rPr>
              <w:t>. A</w:t>
            </w:r>
            <w:r w:rsidRPr="00D25161">
              <w:rPr>
                <w:rFonts w:eastAsia="Times New Roman" w:cstheme="minorHAnsi"/>
                <w:lang w:val="en-IN" w:eastAsia="en-IN"/>
              </w:rPr>
              <w:t xml:space="preserve">pproved Change Requests are </w:t>
            </w:r>
            <w:r w:rsidR="006755E6">
              <w:rPr>
                <w:rFonts w:eastAsia="Times New Roman" w:cstheme="minorHAnsi"/>
                <w:lang w:val="en-IN" w:eastAsia="en-IN"/>
              </w:rPr>
              <w:t xml:space="preserve">implemented by the project team. Change requests may result in changes in </w:t>
            </w:r>
            <w:r w:rsidRPr="00D25161">
              <w:rPr>
                <w:rFonts w:eastAsia="Times New Roman" w:cstheme="minorHAnsi"/>
                <w:lang w:val="en-IN" w:eastAsia="en-IN"/>
              </w:rPr>
              <w:t xml:space="preserve">the project management plan, costs, budgets or </w:t>
            </w:r>
            <w:r w:rsidR="006755E6">
              <w:rPr>
                <w:rFonts w:eastAsia="Times New Roman" w:cstheme="minorHAnsi"/>
                <w:lang w:val="en-IN" w:eastAsia="en-IN"/>
              </w:rPr>
              <w:t xml:space="preserve">time </w:t>
            </w:r>
            <w:r w:rsidRPr="00D25161">
              <w:rPr>
                <w:rFonts w:eastAsia="Times New Roman" w:cstheme="minorHAnsi"/>
                <w:lang w:val="en-IN" w:eastAsia="en-IN"/>
              </w:rPr>
              <w:t>schedules.</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Project Authorization:</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6755E6">
            <w:pPr>
              <w:spacing w:after="0" w:line="240" w:lineRule="auto"/>
              <w:jc w:val="both"/>
              <w:rPr>
                <w:rFonts w:eastAsia="Times New Roman" w:cstheme="minorHAnsi"/>
                <w:lang w:val="en-IN" w:eastAsia="en-IN"/>
              </w:rPr>
            </w:pPr>
            <w:r w:rsidRPr="00D25161">
              <w:rPr>
                <w:rFonts w:eastAsia="Times New Roman" w:cstheme="minorHAnsi"/>
                <w:lang w:val="en-IN" w:eastAsia="en-IN"/>
              </w:rPr>
              <w:t xml:space="preserve">Project Authorization is </w:t>
            </w:r>
            <w:r w:rsidR="006755E6">
              <w:rPr>
                <w:rFonts w:eastAsia="Times New Roman" w:cstheme="minorHAnsi"/>
                <w:lang w:val="en-IN" w:eastAsia="en-IN"/>
              </w:rPr>
              <w:t xml:space="preserve">a formal authorization from top management to the Project Manager </w:t>
            </w:r>
            <w:r w:rsidRPr="00D25161">
              <w:rPr>
                <w:rFonts w:eastAsia="Times New Roman" w:cstheme="minorHAnsi"/>
                <w:lang w:val="en-IN" w:eastAsia="en-IN"/>
              </w:rPr>
              <w:t xml:space="preserve">to </w:t>
            </w:r>
            <w:r w:rsidR="006755E6">
              <w:rPr>
                <w:rFonts w:eastAsia="Times New Roman" w:cstheme="minorHAnsi"/>
                <w:lang w:val="en-IN" w:eastAsia="en-IN"/>
              </w:rPr>
              <w:t>utilize the organizational resources to execute the project. Project Manager initiates or kick-off the project after receiving formal project authorization.</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Project Plan</w:t>
            </w:r>
            <w:r w:rsidRPr="00D25161">
              <w:rPr>
                <w:rFonts w:eastAsia="Times New Roman" w:cstheme="minorHAnsi"/>
                <w:lang w:val="en-IN" w:eastAsia="en-IN"/>
              </w:rPr>
              <w:t>:</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7333DC">
            <w:pPr>
              <w:spacing w:after="0" w:line="240" w:lineRule="auto"/>
              <w:jc w:val="both"/>
              <w:rPr>
                <w:rFonts w:eastAsia="Times New Roman" w:cstheme="minorHAnsi"/>
                <w:lang w:val="en-IN" w:eastAsia="en-IN"/>
              </w:rPr>
            </w:pPr>
            <w:r w:rsidRPr="00D25161">
              <w:rPr>
                <w:rFonts w:eastAsia="Times New Roman" w:cstheme="minorHAnsi"/>
                <w:lang w:val="en-IN" w:eastAsia="en-IN"/>
              </w:rPr>
              <w:t xml:space="preserve">The Project Plan is developed </w:t>
            </w:r>
            <w:r w:rsidR="006755E6">
              <w:rPr>
                <w:rFonts w:eastAsia="Times New Roman" w:cstheme="minorHAnsi"/>
                <w:lang w:val="en-IN" w:eastAsia="en-IN"/>
              </w:rPr>
              <w:t xml:space="preserve">by the project manager </w:t>
            </w:r>
            <w:r w:rsidRPr="00D25161">
              <w:rPr>
                <w:rFonts w:eastAsia="Times New Roman" w:cstheme="minorHAnsi"/>
                <w:lang w:val="en-IN" w:eastAsia="en-IN"/>
              </w:rPr>
              <w:t xml:space="preserve">through a series of iterative processes </w:t>
            </w:r>
            <w:r w:rsidR="006755E6">
              <w:rPr>
                <w:rFonts w:eastAsia="Times New Roman" w:cstheme="minorHAnsi"/>
                <w:lang w:val="en-IN" w:eastAsia="en-IN"/>
              </w:rPr>
              <w:t>with involvement of major stakeholders in the project. Project plan shall be reviewed and agreed upon by the major stakeholders in the project including Project Lead, QA Manager</w:t>
            </w:r>
            <w:r w:rsidR="007333DC">
              <w:rPr>
                <w:rFonts w:eastAsia="Times New Roman" w:cstheme="minorHAnsi"/>
                <w:lang w:val="en-IN" w:eastAsia="en-IN"/>
              </w:rPr>
              <w:t>&amp; QA Member.</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lastRenderedPageBreak/>
              <w:t>Project Manager</w:t>
            </w:r>
            <w:r w:rsidRPr="00D25161">
              <w:rPr>
                <w:rFonts w:eastAsia="Times New Roman" w:cstheme="minorHAnsi"/>
                <w:lang w:val="en-IN" w:eastAsia="en-IN"/>
              </w:rPr>
              <w:t>:</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jc w:val="both"/>
              <w:rPr>
                <w:rFonts w:eastAsia="Times New Roman" w:cstheme="minorHAnsi"/>
                <w:lang w:val="en-IN" w:eastAsia="en-IN"/>
              </w:rPr>
            </w:pPr>
            <w:r w:rsidRPr="00D25161">
              <w:rPr>
                <w:rFonts w:eastAsia="Times New Roman" w:cstheme="minorHAnsi"/>
                <w:lang w:val="en-IN" w:eastAsia="en-IN"/>
              </w:rPr>
              <w:t>The person responsible for the day to day management of the project objectives, tasks, progress and project team.</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rPr>
                <w:rFonts w:eastAsia="Times New Roman" w:cstheme="minorHAnsi"/>
                <w:lang w:val="en-IN" w:eastAsia="en-IN"/>
              </w:rPr>
            </w:pPr>
            <w:r w:rsidRPr="00D25161">
              <w:rPr>
                <w:rFonts w:eastAsia="Times New Roman" w:cstheme="minorHAnsi"/>
                <w:b/>
                <w:bCs/>
                <w:lang w:val="en-IN" w:eastAsia="en-IN"/>
              </w:rPr>
              <w:t>Project Team</w:t>
            </w:r>
            <w:r w:rsidRPr="00D25161">
              <w:rPr>
                <w:rFonts w:eastAsia="Times New Roman" w:cstheme="minorHAnsi"/>
                <w:lang w:val="en-IN" w:eastAsia="en-IN"/>
              </w:rPr>
              <w:t>:</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after="0" w:line="240" w:lineRule="auto"/>
              <w:jc w:val="both"/>
              <w:rPr>
                <w:rFonts w:eastAsia="Times New Roman" w:cstheme="minorHAnsi"/>
                <w:lang w:val="en-IN" w:eastAsia="en-IN"/>
              </w:rPr>
            </w:pPr>
            <w:r w:rsidRPr="00D25161">
              <w:rPr>
                <w:rFonts w:eastAsia="Times New Roman" w:cstheme="minorHAnsi"/>
                <w:lang w:val="en-IN" w:eastAsia="en-IN"/>
              </w:rPr>
              <w:t>Individuals, groups and/or organisations, including all consultants, who are responsible for undertaking project tasks as directed by the Project Manager.</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804B79">
            <w:pPr>
              <w:spacing w:before="100" w:beforeAutospacing="1" w:after="100" w:afterAutospacing="1" w:line="240" w:lineRule="auto"/>
              <w:rPr>
                <w:rFonts w:eastAsia="Times New Roman" w:cstheme="minorHAnsi"/>
                <w:lang w:val="en-IN" w:eastAsia="en-IN"/>
              </w:rPr>
            </w:pPr>
            <w:r w:rsidRPr="00D25161">
              <w:rPr>
                <w:rFonts w:eastAsia="Times New Roman" w:cstheme="minorHAnsi"/>
                <w:b/>
                <w:bCs/>
                <w:lang w:val="en-IN" w:eastAsia="en-IN"/>
              </w:rPr>
              <w:t>Status Report:</w:t>
            </w:r>
          </w:p>
        </w:tc>
        <w:tc>
          <w:tcPr>
            <w:tcW w:w="0" w:type="auto"/>
            <w:tcBorders>
              <w:top w:val="outset" w:sz="6" w:space="0" w:color="auto"/>
              <w:left w:val="outset" w:sz="6" w:space="0" w:color="auto"/>
              <w:bottom w:val="outset" w:sz="6" w:space="0" w:color="auto"/>
              <w:right w:val="outset" w:sz="6" w:space="0" w:color="auto"/>
            </w:tcBorders>
            <w:hideMark/>
          </w:tcPr>
          <w:p w:rsidR="000B596B" w:rsidRPr="00D25161" w:rsidRDefault="000B596B" w:rsidP="007333DC">
            <w:pPr>
              <w:spacing w:before="100" w:beforeAutospacing="1" w:after="100" w:afterAutospacing="1" w:line="240" w:lineRule="auto"/>
              <w:jc w:val="both"/>
              <w:rPr>
                <w:rFonts w:eastAsia="Times New Roman" w:cstheme="minorHAnsi"/>
                <w:lang w:val="en-IN" w:eastAsia="en-IN"/>
              </w:rPr>
            </w:pPr>
            <w:r w:rsidRPr="00D25161">
              <w:rPr>
                <w:rFonts w:eastAsia="Times New Roman" w:cstheme="minorHAnsi"/>
                <w:lang w:val="en-IN" w:eastAsia="en-IN"/>
              </w:rPr>
              <w:t xml:space="preserve">A status report provides a high-level overview of the progress of the project against the authorised project management plan baseline. It details recent project activities, </w:t>
            </w:r>
            <w:r w:rsidR="007333DC">
              <w:rPr>
                <w:rFonts w:eastAsia="Times New Roman" w:cstheme="minorHAnsi"/>
                <w:lang w:val="en-IN" w:eastAsia="en-IN"/>
              </w:rPr>
              <w:t>resource utilization</w:t>
            </w:r>
            <w:r w:rsidRPr="00D25161">
              <w:rPr>
                <w:rFonts w:eastAsia="Times New Roman" w:cstheme="minorHAnsi"/>
                <w:lang w:val="en-IN" w:eastAsia="en-IN"/>
              </w:rPr>
              <w:t>, milestones and deliverables, forthcoming planned activities, current issues and resolutions and a review of project risks.</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tcPr>
          <w:p w:rsidR="000B596B" w:rsidRPr="00D25161" w:rsidRDefault="000B596B" w:rsidP="00804B79">
            <w:pPr>
              <w:spacing w:before="100" w:beforeAutospacing="1" w:after="100" w:afterAutospacing="1" w:line="240" w:lineRule="auto"/>
              <w:rPr>
                <w:rFonts w:eastAsia="Times New Roman" w:cstheme="minorHAnsi"/>
                <w:b/>
                <w:bCs/>
                <w:lang w:val="en-IN" w:eastAsia="en-IN"/>
              </w:rPr>
            </w:pPr>
            <w:r w:rsidRPr="00D25161">
              <w:rPr>
                <w:rFonts w:cstheme="minorHAnsi"/>
                <w:b/>
                <w:bCs/>
              </w:rPr>
              <w:t>Work Product:</w:t>
            </w:r>
          </w:p>
        </w:tc>
        <w:tc>
          <w:tcPr>
            <w:tcW w:w="0" w:type="auto"/>
            <w:tcBorders>
              <w:top w:val="outset" w:sz="6" w:space="0" w:color="auto"/>
              <w:left w:val="outset" w:sz="6" w:space="0" w:color="auto"/>
              <w:bottom w:val="outset" w:sz="6" w:space="0" w:color="auto"/>
              <w:right w:val="outset" w:sz="6" w:space="0" w:color="auto"/>
            </w:tcBorders>
          </w:tcPr>
          <w:p w:rsidR="000B596B" w:rsidRPr="00D25161" w:rsidRDefault="000B596B" w:rsidP="00804B79">
            <w:pPr>
              <w:spacing w:before="100" w:beforeAutospacing="1" w:after="100" w:afterAutospacing="1" w:line="240" w:lineRule="auto"/>
              <w:jc w:val="both"/>
              <w:rPr>
                <w:rFonts w:eastAsia="Times New Roman" w:cstheme="minorHAnsi"/>
                <w:lang w:val="en-IN" w:eastAsia="en-IN"/>
              </w:rPr>
            </w:pPr>
            <w:r w:rsidRPr="00D25161">
              <w:rPr>
                <w:rFonts w:cstheme="minorHAnsi"/>
              </w:rPr>
              <w:t>The complete set or any of the individual items of the set, of computer programs, procedures, associated documentation and data designated for delivery to a customer or end-user.</w:t>
            </w:r>
          </w:p>
        </w:tc>
      </w:tr>
      <w:tr w:rsidR="000B596B" w:rsidRPr="00B14CA2" w:rsidTr="00804B79">
        <w:trPr>
          <w:tblCellSpacing w:w="0" w:type="dxa"/>
          <w:jc w:val="center"/>
        </w:trPr>
        <w:tc>
          <w:tcPr>
            <w:tcW w:w="0" w:type="auto"/>
            <w:tcBorders>
              <w:top w:val="outset" w:sz="6" w:space="0" w:color="auto"/>
              <w:left w:val="outset" w:sz="6" w:space="0" w:color="auto"/>
              <w:bottom w:val="outset" w:sz="6" w:space="0" w:color="auto"/>
              <w:right w:val="outset" w:sz="6" w:space="0" w:color="auto"/>
            </w:tcBorders>
          </w:tcPr>
          <w:p w:rsidR="000B596B" w:rsidRPr="00D25161" w:rsidRDefault="000B596B" w:rsidP="00804B79">
            <w:pPr>
              <w:spacing w:before="100" w:beforeAutospacing="1" w:after="100" w:afterAutospacing="1" w:line="240" w:lineRule="auto"/>
              <w:rPr>
                <w:rFonts w:eastAsia="Times New Roman" w:cstheme="minorHAnsi"/>
                <w:b/>
                <w:bCs/>
                <w:lang w:val="en-IN" w:eastAsia="en-IN"/>
              </w:rPr>
            </w:pPr>
            <w:r w:rsidRPr="00D25161">
              <w:rPr>
                <w:rFonts w:cstheme="minorHAnsi"/>
                <w:b/>
                <w:bCs/>
              </w:rPr>
              <w:t>Baseline:</w:t>
            </w:r>
          </w:p>
        </w:tc>
        <w:tc>
          <w:tcPr>
            <w:tcW w:w="0" w:type="auto"/>
            <w:tcBorders>
              <w:top w:val="outset" w:sz="6" w:space="0" w:color="auto"/>
              <w:left w:val="outset" w:sz="6" w:space="0" w:color="auto"/>
              <w:bottom w:val="outset" w:sz="6" w:space="0" w:color="auto"/>
              <w:right w:val="outset" w:sz="6" w:space="0" w:color="auto"/>
            </w:tcBorders>
          </w:tcPr>
          <w:p w:rsidR="000B596B" w:rsidRPr="00D25161" w:rsidRDefault="000B596B" w:rsidP="00804B79">
            <w:pPr>
              <w:spacing w:before="100" w:beforeAutospacing="1" w:after="100" w:afterAutospacing="1" w:line="240" w:lineRule="auto"/>
              <w:jc w:val="both"/>
              <w:rPr>
                <w:rFonts w:eastAsia="Times New Roman" w:cstheme="minorHAnsi"/>
                <w:lang w:val="en-IN" w:eastAsia="en-IN"/>
              </w:rPr>
            </w:pPr>
            <w:r w:rsidRPr="00D25161">
              <w:rPr>
                <w:rFonts w:cstheme="minorHAnsi"/>
              </w:rPr>
              <w:t>A specification of product that has been formerly reviewed and agreed upon, that there after serves as the basis for further development. This can be changed only through formal change control procedures.</w:t>
            </w:r>
          </w:p>
        </w:tc>
      </w:tr>
    </w:tbl>
    <w:p w:rsidR="00922AAB" w:rsidRDefault="00922AAB" w:rsidP="00922AAB">
      <w:pPr>
        <w:pStyle w:val="Heading1"/>
        <w:numPr>
          <w:ilvl w:val="0"/>
          <w:numId w:val="1"/>
        </w:numPr>
        <w:spacing w:before="240" w:line="259" w:lineRule="auto"/>
      </w:pPr>
      <w:bookmarkStart w:id="35" w:name="_Toc498984131"/>
      <w:r>
        <w:t>inputs</w:t>
      </w:r>
      <w:bookmarkEnd w:id="35"/>
    </w:p>
    <w:p w:rsidR="000B596B" w:rsidRPr="00D25161" w:rsidRDefault="000B596B" w:rsidP="000B596B">
      <w:pPr>
        <w:pStyle w:val="ListParagraph"/>
        <w:numPr>
          <w:ilvl w:val="0"/>
          <w:numId w:val="29"/>
        </w:numPr>
        <w:spacing w:after="0" w:line="360" w:lineRule="auto"/>
        <w:rPr>
          <w:rFonts w:cstheme="minorHAnsi"/>
        </w:rPr>
      </w:pPr>
      <w:r w:rsidRPr="00D25161">
        <w:rPr>
          <w:rFonts w:cstheme="minorHAnsi"/>
          <w:lang w:val="en-IN"/>
        </w:rPr>
        <w:t>User Need</w:t>
      </w:r>
      <w:r>
        <w:rPr>
          <w:rFonts w:cstheme="minorHAnsi"/>
          <w:lang w:val="en-IN"/>
        </w:rPr>
        <w:t xml:space="preserve"> (UN)</w:t>
      </w:r>
    </w:p>
    <w:p w:rsidR="000B596B" w:rsidRDefault="000B596B" w:rsidP="000B596B">
      <w:pPr>
        <w:pStyle w:val="Heading1"/>
        <w:numPr>
          <w:ilvl w:val="0"/>
          <w:numId w:val="1"/>
        </w:numPr>
        <w:spacing w:before="240" w:line="259" w:lineRule="auto"/>
      </w:pPr>
      <w:bookmarkStart w:id="36" w:name="_Toc498983614"/>
      <w:bookmarkStart w:id="37" w:name="_Toc498984132"/>
      <w:bookmarkStart w:id="38" w:name="_Toc496865236"/>
      <w:r>
        <w:t>procedure</w:t>
      </w:r>
      <w:bookmarkEnd w:id="36"/>
      <w:bookmarkEnd w:id="37"/>
    </w:p>
    <w:p w:rsidR="000B596B" w:rsidRPr="000B596B" w:rsidRDefault="000B596B" w:rsidP="000B596B">
      <w:pPr>
        <w:pStyle w:val="Heading2"/>
      </w:pPr>
      <w:bookmarkStart w:id="39" w:name="_Toc498983615"/>
      <w:bookmarkStart w:id="40" w:name="_Toc498984133"/>
      <w:bookmarkStart w:id="41" w:name="_Toc496865237"/>
      <w:bookmarkEnd w:id="38"/>
      <w:r>
        <w:t>5.1 initiating</w:t>
      </w:r>
      <w:bookmarkEnd w:id="39"/>
      <w:bookmarkEnd w:id="40"/>
    </w:p>
    <w:bookmarkEnd w:id="41"/>
    <w:p w:rsidR="000B596B" w:rsidRDefault="000B596B" w:rsidP="000B596B">
      <w:pPr>
        <w:jc w:val="both"/>
        <w:rPr>
          <w:rFonts w:cs="LucidaSans"/>
          <w:lang w:val="en-IN"/>
        </w:rPr>
      </w:pPr>
      <w:r w:rsidRPr="00474BFF">
        <w:rPr>
          <w:rFonts w:cs="LucidaSans"/>
          <w:lang w:val="en-IN"/>
        </w:rPr>
        <w:t>The Initiat</w:t>
      </w:r>
      <w:r>
        <w:rPr>
          <w:rFonts w:cs="LucidaSans"/>
          <w:lang w:val="en-IN"/>
        </w:rPr>
        <w:t xml:space="preserve">ing </w:t>
      </w:r>
      <w:r w:rsidRPr="00474BFF">
        <w:rPr>
          <w:rFonts w:cs="LucidaSans"/>
          <w:lang w:val="en-IN"/>
        </w:rPr>
        <w:t>Phase begins</w:t>
      </w:r>
      <w:r>
        <w:rPr>
          <w:rFonts w:cs="LucidaSans"/>
          <w:lang w:val="en-IN"/>
        </w:rPr>
        <w:t xml:space="preserve"> with</w:t>
      </w:r>
      <w:r w:rsidRPr="00474BFF">
        <w:rPr>
          <w:rFonts w:cs="LucidaSans"/>
          <w:lang w:val="en-IN"/>
        </w:rPr>
        <w:t xml:space="preserve"> the </w:t>
      </w:r>
      <w:r>
        <w:rPr>
          <w:rFonts w:cs="LucidaSans"/>
          <w:lang w:val="en-IN"/>
        </w:rPr>
        <w:t xml:space="preserve">gathering of the user needs by the PM. The User needs can </w:t>
      </w:r>
      <w:r w:rsidR="005169A1">
        <w:rPr>
          <w:rFonts w:cs="LucidaSans"/>
          <w:lang w:val="en-IN"/>
        </w:rPr>
        <w:t>come through various channels like telephone calls from customers, emails from customers or in meetings with the customer or as a user need document received from customer. The user needs are usually received by the PM or CEO of Indocosmo Systems Pvt. Ltd. In case of Japanese customers, the user need is usually in Japanese language which will be translated to English by the Japanese translator of Indocosmo Systems.</w:t>
      </w:r>
    </w:p>
    <w:p w:rsidR="000B596B" w:rsidRDefault="000B596B" w:rsidP="000B596B">
      <w:pPr>
        <w:jc w:val="both"/>
        <w:rPr>
          <w:rFonts w:cs="LucidaSans"/>
          <w:lang w:val="en-IN"/>
        </w:rPr>
      </w:pPr>
      <w:r>
        <w:rPr>
          <w:rFonts w:cs="LucidaSans"/>
          <w:lang w:val="en-IN"/>
        </w:rPr>
        <w:t>The next step is to prepare a P</w:t>
      </w:r>
      <w:r w:rsidRPr="00474BFF">
        <w:rPr>
          <w:rFonts w:cs="LucidaSans"/>
          <w:lang w:val="en-IN"/>
        </w:rPr>
        <w:t xml:space="preserve">roject </w:t>
      </w:r>
      <w:r>
        <w:rPr>
          <w:rFonts w:cs="LucidaSans"/>
          <w:lang w:val="en-IN"/>
        </w:rPr>
        <w:t xml:space="preserve">Authorisation (PA) (Refer Annexure </w:t>
      </w:r>
      <w:r w:rsidR="00DE4EA2">
        <w:rPr>
          <w:rFonts w:cs="LucidaSans"/>
          <w:lang w:val="en-IN"/>
        </w:rPr>
        <w:t>ICS</w:t>
      </w:r>
      <w:r>
        <w:rPr>
          <w:rFonts w:cs="LucidaSans"/>
          <w:lang w:val="en-IN"/>
        </w:rPr>
        <w:t xml:space="preserve">/FMT/PA – Project Authorization Template) by PM and to get the approval from CEO for the same. </w:t>
      </w:r>
      <w:r w:rsidR="00DE4EA2">
        <w:rPr>
          <w:rFonts w:cs="LucidaSans"/>
          <w:lang w:val="en-IN"/>
        </w:rPr>
        <w:t>Project</w:t>
      </w:r>
      <w:r>
        <w:rPr>
          <w:rFonts w:cs="LucidaSans"/>
          <w:lang w:val="en-IN"/>
        </w:rPr>
        <w:t xml:space="preserve"> Lead (</w:t>
      </w:r>
      <w:r w:rsidR="00DE4EA2">
        <w:rPr>
          <w:rFonts w:cs="LucidaSans"/>
          <w:lang w:val="en-IN"/>
        </w:rPr>
        <w:t>P</w:t>
      </w:r>
      <w:r>
        <w:rPr>
          <w:rFonts w:cs="LucidaSans"/>
          <w:lang w:val="en-IN"/>
        </w:rPr>
        <w:t xml:space="preserve">L), </w:t>
      </w:r>
      <w:r w:rsidR="00DE4EA2">
        <w:rPr>
          <w:rFonts w:cs="LucidaSans"/>
          <w:lang w:val="en-IN"/>
        </w:rPr>
        <w:t xml:space="preserve">QA Manager and QA </w:t>
      </w:r>
      <w:r>
        <w:rPr>
          <w:rFonts w:cs="LucidaSans"/>
          <w:lang w:val="en-IN"/>
        </w:rPr>
        <w:t>Member for the project shall be identified and documented in Project Authorization. Project Authorization includes the following information:</w:t>
      </w:r>
    </w:p>
    <w:p w:rsidR="000B596B" w:rsidRDefault="000B596B" w:rsidP="000B596B">
      <w:pPr>
        <w:pStyle w:val="ListParagraph"/>
        <w:numPr>
          <w:ilvl w:val="0"/>
          <w:numId w:val="29"/>
        </w:numPr>
        <w:jc w:val="both"/>
        <w:rPr>
          <w:rFonts w:cs="LucidaSans"/>
          <w:lang w:val="en-IN"/>
        </w:rPr>
      </w:pPr>
      <w:r>
        <w:rPr>
          <w:rFonts w:cs="LucidaSans"/>
          <w:lang w:val="en-IN"/>
        </w:rPr>
        <w:t>Project Code and Project Name</w:t>
      </w:r>
    </w:p>
    <w:p w:rsidR="000B596B" w:rsidRDefault="000B596B" w:rsidP="000B596B">
      <w:pPr>
        <w:pStyle w:val="ListParagraph"/>
        <w:numPr>
          <w:ilvl w:val="0"/>
          <w:numId w:val="29"/>
        </w:numPr>
        <w:jc w:val="both"/>
        <w:rPr>
          <w:rFonts w:cs="LucidaSans"/>
          <w:lang w:val="en-IN"/>
        </w:rPr>
      </w:pPr>
      <w:r>
        <w:rPr>
          <w:rFonts w:cs="LucidaSans"/>
          <w:lang w:val="en-IN"/>
        </w:rPr>
        <w:t>Start Date and End Date of the project</w:t>
      </w:r>
    </w:p>
    <w:p w:rsidR="000B596B" w:rsidRDefault="000B596B" w:rsidP="000B596B">
      <w:pPr>
        <w:pStyle w:val="ListParagraph"/>
        <w:numPr>
          <w:ilvl w:val="0"/>
          <w:numId w:val="29"/>
        </w:numPr>
        <w:jc w:val="both"/>
        <w:rPr>
          <w:rFonts w:cs="LucidaSans"/>
          <w:lang w:val="en-IN"/>
        </w:rPr>
      </w:pPr>
      <w:r>
        <w:rPr>
          <w:rFonts w:cs="LucidaSans"/>
          <w:lang w:val="en-IN"/>
        </w:rPr>
        <w:t>High Level Objective</w:t>
      </w:r>
      <w:r w:rsidR="00DE4EA2">
        <w:rPr>
          <w:rFonts w:cs="LucidaSans"/>
          <w:lang w:val="en-IN"/>
        </w:rPr>
        <w:t>s</w:t>
      </w:r>
      <w:r>
        <w:rPr>
          <w:rFonts w:cs="LucidaSans"/>
          <w:lang w:val="en-IN"/>
        </w:rPr>
        <w:t xml:space="preserve"> of the project</w:t>
      </w:r>
    </w:p>
    <w:p w:rsidR="000B596B" w:rsidRDefault="000B596B" w:rsidP="000B596B">
      <w:pPr>
        <w:pStyle w:val="ListParagraph"/>
        <w:numPr>
          <w:ilvl w:val="0"/>
          <w:numId w:val="29"/>
        </w:numPr>
        <w:jc w:val="both"/>
        <w:rPr>
          <w:rFonts w:cs="LucidaSans"/>
          <w:lang w:val="en-IN"/>
        </w:rPr>
      </w:pPr>
      <w:r>
        <w:rPr>
          <w:rFonts w:cs="LucidaSans"/>
          <w:lang w:val="en-IN"/>
        </w:rPr>
        <w:t>Estimated Software Size, Effort and Team Size</w:t>
      </w:r>
    </w:p>
    <w:p w:rsidR="000B596B" w:rsidRDefault="000B596B" w:rsidP="000B596B">
      <w:pPr>
        <w:pStyle w:val="ListParagraph"/>
        <w:numPr>
          <w:ilvl w:val="0"/>
          <w:numId w:val="29"/>
        </w:numPr>
        <w:jc w:val="both"/>
        <w:rPr>
          <w:rFonts w:cs="LucidaSans"/>
          <w:lang w:val="en-IN"/>
        </w:rPr>
      </w:pPr>
      <w:r>
        <w:rPr>
          <w:rFonts w:cs="LucidaSans"/>
          <w:lang w:val="en-IN"/>
        </w:rPr>
        <w:t>Main stakeholders and their contact details</w:t>
      </w:r>
    </w:p>
    <w:p w:rsidR="000B596B" w:rsidRDefault="000B596B" w:rsidP="000B596B">
      <w:pPr>
        <w:pStyle w:val="ListParagraph"/>
        <w:numPr>
          <w:ilvl w:val="0"/>
          <w:numId w:val="29"/>
        </w:numPr>
        <w:jc w:val="both"/>
        <w:rPr>
          <w:rFonts w:cs="LucidaSans"/>
          <w:lang w:val="en-IN"/>
        </w:rPr>
      </w:pPr>
      <w:r>
        <w:rPr>
          <w:rFonts w:cs="LucidaSans"/>
          <w:lang w:val="en-IN"/>
        </w:rPr>
        <w:t>Major milestones, deliverables, target dates and responsibility</w:t>
      </w:r>
    </w:p>
    <w:p w:rsidR="000B596B" w:rsidRPr="00052C33" w:rsidRDefault="000B596B" w:rsidP="000B596B">
      <w:pPr>
        <w:pStyle w:val="ListParagraph"/>
        <w:numPr>
          <w:ilvl w:val="0"/>
          <w:numId w:val="29"/>
        </w:numPr>
        <w:jc w:val="both"/>
        <w:rPr>
          <w:rFonts w:cs="LucidaSans"/>
          <w:lang w:val="en-IN"/>
        </w:rPr>
      </w:pPr>
      <w:r w:rsidRPr="00A122F4">
        <w:rPr>
          <w:rFonts w:cs="LucidaSans"/>
          <w:lang w:val="en-IN"/>
        </w:rPr>
        <w:lastRenderedPageBreak/>
        <w:t>Identified Risks, Assumptions and Constraints</w:t>
      </w:r>
    </w:p>
    <w:p w:rsidR="000B596B" w:rsidRPr="00474BFF" w:rsidRDefault="000B596B" w:rsidP="000B596B">
      <w:pPr>
        <w:jc w:val="both"/>
        <w:rPr>
          <w:rFonts w:cs="LucidaSans"/>
          <w:lang w:val="en-IN"/>
        </w:rPr>
      </w:pPr>
      <w:r>
        <w:rPr>
          <w:rFonts w:cs="LucidaSans"/>
          <w:lang w:val="en-IN"/>
        </w:rPr>
        <w:t>Once PA is approved, P</w:t>
      </w:r>
      <w:r w:rsidR="00DE4EA2">
        <w:rPr>
          <w:rFonts w:cs="LucidaSans"/>
          <w:lang w:val="en-IN"/>
        </w:rPr>
        <w:t>L</w:t>
      </w:r>
      <w:r>
        <w:rPr>
          <w:rFonts w:cs="LucidaSans"/>
          <w:lang w:val="en-IN"/>
        </w:rPr>
        <w:t xml:space="preserve"> shall </w:t>
      </w:r>
      <w:r w:rsidR="00DE4EA2">
        <w:rPr>
          <w:rFonts w:cs="LucidaSans"/>
          <w:lang w:val="en-IN"/>
        </w:rPr>
        <w:t xml:space="preserve">prepare a project kick-off presentation and </w:t>
      </w:r>
      <w:r>
        <w:rPr>
          <w:rFonts w:cs="LucidaSans"/>
          <w:lang w:val="en-IN"/>
        </w:rPr>
        <w:t>conduct a Kick-Off meeting for the project in</w:t>
      </w:r>
      <w:r w:rsidR="00DE4EA2">
        <w:rPr>
          <w:rFonts w:cs="LucidaSans"/>
          <w:lang w:val="en-IN"/>
        </w:rPr>
        <w:t xml:space="preserve">volving </w:t>
      </w:r>
      <w:r>
        <w:rPr>
          <w:rFonts w:cs="LucidaSans"/>
          <w:lang w:val="en-IN"/>
        </w:rPr>
        <w:t xml:space="preserve">all </w:t>
      </w:r>
      <w:r w:rsidR="00DE4EA2">
        <w:rPr>
          <w:rFonts w:cs="LucidaSans"/>
          <w:lang w:val="en-IN"/>
        </w:rPr>
        <w:t xml:space="preserve">development team members and testers </w:t>
      </w:r>
      <w:r>
        <w:rPr>
          <w:rFonts w:cs="LucidaSans"/>
          <w:lang w:val="en-IN"/>
        </w:rPr>
        <w:t>of the project. PM</w:t>
      </w:r>
      <w:r w:rsidR="00DE4EA2">
        <w:rPr>
          <w:rFonts w:cs="LucidaSans"/>
          <w:lang w:val="en-IN"/>
        </w:rPr>
        <w:t>/PL</w:t>
      </w:r>
      <w:r>
        <w:rPr>
          <w:rFonts w:cs="LucidaSans"/>
          <w:lang w:val="en-IN"/>
        </w:rPr>
        <w:t xml:space="preserve"> shall invite </w:t>
      </w:r>
      <w:r w:rsidR="00DE4EA2">
        <w:rPr>
          <w:rFonts w:cs="LucidaSans"/>
          <w:lang w:val="en-IN"/>
        </w:rPr>
        <w:t xml:space="preserve">all </w:t>
      </w:r>
      <w:r>
        <w:rPr>
          <w:rFonts w:cs="LucidaSans"/>
          <w:lang w:val="en-IN"/>
        </w:rPr>
        <w:t xml:space="preserve">other stakeholders of the project </w:t>
      </w:r>
      <w:r w:rsidR="00DE4EA2">
        <w:rPr>
          <w:rFonts w:cs="LucidaSans"/>
          <w:lang w:val="en-IN"/>
        </w:rPr>
        <w:t xml:space="preserve">also </w:t>
      </w:r>
      <w:r>
        <w:rPr>
          <w:rFonts w:cs="LucidaSans"/>
          <w:lang w:val="en-IN"/>
        </w:rPr>
        <w:t xml:space="preserve">for the Kick-Off meeting. </w:t>
      </w:r>
    </w:p>
    <w:p w:rsidR="000B596B" w:rsidRPr="00474BFF" w:rsidRDefault="000B596B" w:rsidP="000B596B">
      <w:pPr>
        <w:rPr>
          <w:rFonts w:cs="LucidaSans"/>
          <w:lang w:val="en-IN"/>
        </w:rPr>
      </w:pPr>
      <w:r>
        <w:rPr>
          <w:rFonts w:cs="LucidaSans"/>
          <w:lang w:val="en-IN"/>
        </w:rPr>
        <w:t>Ke</w:t>
      </w:r>
      <w:r w:rsidRPr="00474BFF">
        <w:rPr>
          <w:rFonts w:cs="LucidaSans"/>
          <w:lang w:val="en-IN"/>
        </w:rPr>
        <w:t>y tasks:</w:t>
      </w:r>
    </w:p>
    <w:p w:rsidR="000B596B" w:rsidRDefault="000B596B" w:rsidP="000B596B">
      <w:pPr>
        <w:pStyle w:val="ListParagraph"/>
        <w:numPr>
          <w:ilvl w:val="0"/>
          <w:numId w:val="31"/>
        </w:numPr>
        <w:rPr>
          <w:lang w:val="en-IN"/>
        </w:rPr>
      </w:pPr>
      <w:r>
        <w:rPr>
          <w:rFonts w:cs="LucidaSans"/>
          <w:lang w:val="en-IN"/>
        </w:rPr>
        <w:t xml:space="preserve">Get approval in the form of a </w:t>
      </w:r>
      <w:r w:rsidRPr="004D1EAF">
        <w:rPr>
          <w:rFonts w:cstheme="minorHAnsi"/>
        </w:rPr>
        <w:t>Project Authorization Document</w:t>
      </w:r>
      <w:r>
        <w:rPr>
          <w:rFonts w:cstheme="minorHAnsi"/>
        </w:rPr>
        <w:t xml:space="preserve"> (Refer Annexure </w:t>
      </w:r>
      <w:r w:rsidR="00DE4EA2">
        <w:rPr>
          <w:rFonts w:cstheme="minorHAnsi"/>
        </w:rPr>
        <w:t>ICS</w:t>
      </w:r>
      <w:r>
        <w:rPr>
          <w:rFonts w:cstheme="minorHAnsi"/>
        </w:rPr>
        <w:t>/FMT/PA – Project Authorization Template).</w:t>
      </w:r>
    </w:p>
    <w:p w:rsidR="000B596B" w:rsidRPr="00F3305A" w:rsidRDefault="000B596B" w:rsidP="000B596B">
      <w:pPr>
        <w:pStyle w:val="ListParagraph"/>
        <w:numPr>
          <w:ilvl w:val="0"/>
          <w:numId w:val="31"/>
        </w:numPr>
        <w:spacing w:after="0" w:line="360" w:lineRule="auto"/>
        <w:rPr>
          <w:lang w:val="en-IN"/>
        </w:rPr>
      </w:pPr>
      <w:r>
        <w:rPr>
          <w:rFonts w:cstheme="minorHAnsi"/>
          <w:color w:val="000000"/>
          <w:lang w:val="en-IN"/>
        </w:rPr>
        <w:t xml:space="preserve">Conduct a </w:t>
      </w:r>
      <w:r w:rsidRPr="00A9537E">
        <w:rPr>
          <w:rFonts w:cstheme="minorHAnsi"/>
          <w:color w:val="000000"/>
          <w:lang w:val="en-IN"/>
        </w:rPr>
        <w:t>Project Kick-off Meeting</w:t>
      </w:r>
    </w:p>
    <w:p w:rsidR="000B596B" w:rsidRPr="000B596B" w:rsidRDefault="000B596B" w:rsidP="000B596B">
      <w:pPr>
        <w:pStyle w:val="Heading2"/>
      </w:pPr>
      <w:bookmarkStart w:id="42" w:name="_Toc498983616"/>
      <w:bookmarkStart w:id="43" w:name="_Toc498984134"/>
      <w:r>
        <w:t>5.2 planning</w:t>
      </w:r>
      <w:bookmarkEnd w:id="42"/>
      <w:bookmarkEnd w:id="43"/>
    </w:p>
    <w:p w:rsidR="00796E02" w:rsidRDefault="000B596B" w:rsidP="000B596B">
      <w:pPr>
        <w:jc w:val="both"/>
      </w:pPr>
      <w:r w:rsidRPr="00474BFF">
        <w:rPr>
          <w:rFonts w:cs="LucidaSans"/>
          <w:lang w:val="en-IN"/>
        </w:rPr>
        <w:t xml:space="preserve">The major activity in the </w:t>
      </w:r>
      <w:r>
        <w:rPr>
          <w:rFonts w:cs="LucidaSans"/>
          <w:lang w:val="en-IN"/>
        </w:rPr>
        <w:t>Planning</w:t>
      </w:r>
      <w:r w:rsidRPr="00474BFF">
        <w:rPr>
          <w:rFonts w:cs="LucidaSans"/>
          <w:lang w:val="en-IN"/>
        </w:rPr>
        <w:t xml:space="preserve"> Phase is the preparation of the Project </w:t>
      </w:r>
      <w:r>
        <w:rPr>
          <w:rFonts w:cs="LucidaSans"/>
          <w:lang w:val="en-IN"/>
        </w:rPr>
        <w:t>Plan</w:t>
      </w:r>
      <w:r w:rsidRPr="00474BFF">
        <w:rPr>
          <w:rFonts w:cs="LucidaSans"/>
          <w:lang w:val="en-IN"/>
        </w:rPr>
        <w:t xml:space="preserve">. </w:t>
      </w:r>
      <w:r w:rsidR="00105204">
        <w:rPr>
          <w:rFonts w:cs="LucidaSans"/>
          <w:lang w:val="en-IN"/>
        </w:rPr>
        <w:t xml:space="preserve">PM is having the full responsibility and authority for the Project Plan. </w:t>
      </w:r>
      <w:r w:rsidRPr="00474BFF">
        <w:rPr>
          <w:rFonts w:cs="LucidaSans"/>
          <w:lang w:val="en-IN"/>
        </w:rPr>
        <w:t>The Project Manager, in consultation with key stakeholders, outlines the intended approach to project governance, executing the work, and managing resources and risk</w:t>
      </w:r>
      <w:r>
        <w:rPr>
          <w:rFonts w:cs="LucidaSans"/>
          <w:lang w:val="en-IN"/>
        </w:rPr>
        <w:t xml:space="preserve"> in the Project Plan</w:t>
      </w:r>
      <w:r w:rsidRPr="00474BFF">
        <w:rPr>
          <w:rFonts w:cs="LucidaSans"/>
          <w:lang w:val="en-IN"/>
        </w:rPr>
        <w:t>.</w:t>
      </w:r>
      <w:r>
        <w:rPr>
          <w:rFonts w:cs="LucidaSans"/>
          <w:lang w:val="en-IN"/>
        </w:rPr>
        <w:t xml:space="preserve">PM shall decide the SDLC process model/methodology to be followed in the project and document it in the project plan. In case of Agile methodology, the process described under section 5.6 shall be followed. The PM will </w:t>
      </w:r>
      <w:r w:rsidR="00796E02">
        <w:rPr>
          <w:rFonts w:cs="LucidaSans"/>
          <w:lang w:val="en-IN"/>
        </w:rPr>
        <w:t>do the estimation of the project size, effort, time and r</w:t>
      </w:r>
      <w:r>
        <w:rPr>
          <w:rFonts w:cs="LucidaSans"/>
          <w:lang w:val="en-IN"/>
        </w:rPr>
        <w:t xml:space="preserve">esources required for the project using established methods such as Function Point Analysis (Refer Annexure </w:t>
      </w:r>
      <w:r w:rsidR="00796E02">
        <w:rPr>
          <w:rFonts w:cs="LucidaSans"/>
          <w:lang w:val="en-IN"/>
        </w:rPr>
        <w:t>ICS</w:t>
      </w:r>
      <w:r>
        <w:rPr>
          <w:rFonts w:cs="LucidaSans"/>
          <w:lang w:val="en-IN"/>
        </w:rPr>
        <w:t xml:space="preserve">/FMT/FPA – FP Estimation Template) or </w:t>
      </w:r>
      <w:r w:rsidR="00796E02">
        <w:rPr>
          <w:rFonts w:cs="LucidaSans"/>
          <w:lang w:val="en-IN"/>
        </w:rPr>
        <w:t xml:space="preserve">WBS based </w:t>
      </w:r>
      <w:r>
        <w:rPr>
          <w:rFonts w:cs="LucidaSans"/>
          <w:lang w:val="en-IN"/>
        </w:rPr>
        <w:t xml:space="preserve">Effort </w:t>
      </w:r>
      <w:r w:rsidR="00796E02">
        <w:rPr>
          <w:rFonts w:cs="LucidaSans"/>
          <w:lang w:val="en-IN"/>
        </w:rPr>
        <w:t>Estimation</w:t>
      </w:r>
      <w:r>
        <w:rPr>
          <w:rFonts w:cs="LucidaSans"/>
          <w:lang w:val="en-IN"/>
        </w:rPr>
        <w:t xml:space="preserve">. The High-Level Work Break-down Structure (WBS) will be provided by the PM in the Project Plan based on the estimation. </w:t>
      </w:r>
      <w:r w:rsidRPr="00E077B5">
        <w:t xml:space="preserve">The </w:t>
      </w:r>
      <w:r w:rsidR="00796E02">
        <w:t xml:space="preserve">Project </w:t>
      </w:r>
      <w:r>
        <w:t>Lead should provide</w:t>
      </w:r>
      <w:r w:rsidRPr="00E077B5">
        <w:t xml:space="preserve"> further detail about how the project will be conducted. The major activity </w:t>
      </w:r>
      <w:r>
        <w:t xml:space="preserve">by the </w:t>
      </w:r>
      <w:r w:rsidR="00796E02">
        <w:t>P</w:t>
      </w:r>
      <w:r>
        <w:t>L</w:t>
      </w:r>
      <w:r w:rsidRPr="00E077B5">
        <w:t xml:space="preserve"> is the addition of detailed </w:t>
      </w:r>
      <w:r>
        <w:t>Task S</w:t>
      </w:r>
      <w:r w:rsidRPr="00E077B5">
        <w:t xml:space="preserve">chedule to the Project </w:t>
      </w:r>
      <w:r>
        <w:t>Plan</w:t>
      </w:r>
      <w:r w:rsidRPr="00E077B5">
        <w:t>.</w:t>
      </w:r>
      <w:r>
        <w:t xml:space="preserve"> The PM can decide on the tool to be used to maintain the Task Schedule like Excel or MS Project and should mention the same in Project Plan. All projects will have some risks and identification of risks and planning of risk response mechanisms is an important activity during project planning. Identified risks, their priority and risk mitigation steps shall be documented in Project Plan. </w:t>
      </w:r>
    </w:p>
    <w:p w:rsidR="000B596B" w:rsidRPr="00E077B5" w:rsidRDefault="000B596B" w:rsidP="000B596B">
      <w:pPr>
        <w:jc w:val="both"/>
      </w:pPr>
      <w:r>
        <w:t xml:space="preserve">The </w:t>
      </w:r>
      <w:r w:rsidR="00796E02">
        <w:t>QA Manager</w:t>
      </w:r>
      <w:r>
        <w:t xml:space="preserve"> will prepare a Test Plan and submit it to the PM for review and approval. </w:t>
      </w:r>
      <w:r w:rsidR="00796E02">
        <w:rPr>
          <w:rFonts w:cs="LucidaSans"/>
          <w:lang w:val="en-IN"/>
        </w:rPr>
        <w:t xml:space="preserve">QA member of </w:t>
      </w:r>
      <w:r w:rsidR="00796E02" w:rsidRPr="001348D6">
        <w:rPr>
          <w:rFonts w:cs="LucidaSans"/>
          <w:lang w:val="en-IN"/>
        </w:rPr>
        <w:t xml:space="preserve">the project shall plan software quality assurance activities </w:t>
      </w:r>
      <w:r w:rsidR="00796E02">
        <w:rPr>
          <w:rFonts w:cs="LucidaSans"/>
          <w:lang w:val="en-IN"/>
        </w:rPr>
        <w:t xml:space="preserve">like reviews and audits, which will be documented in the project plan by PM. </w:t>
      </w:r>
      <w:r>
        <w:t xml:space="preserve">All planning documents </w:t>
      </w:r>
      <w:r w:rsidR="00796E02">
        <w:t>shall be reviewed by QA member of the project also to ensure its compliance with the defined process</w:t>
      </w:r>
      <w:r w:rsidR="00105204">
        <w:t xml:space="preserve">. </w:t>
      </w:r>
    </w:p>
    <w:p w:rsidR="000B596B" w:rsidRPr="00E077B5" w:rsidRDefault="000B596B" w:rsidP="000B596B">
      <w:pPr>
        <w:jc w:val="both"/>
      </w:pPr>
      <w:r w:rsidRPr="00E077B5">
        <w:t>Key tasks:</w:t>
      </w:r>
    </w:p>
    <w:p w:rsidR="000B596B" w:rsidRDefault="000B596B" w:rsidP="000B596B">
      <w:pPr>
        <w:pStyle w:val="ListParagraph"/>
        <w:numPr>
          <w:ilvl w:val="0"/>
          <w:numId w:val="29"/>
        </w:numPr>
        <w:jc w:val="both"/>
      </w:pPr>
      <w:r>
        <w:t xml:space="preserve">Complete FP Estimation or </w:t>
      </w:r>
      <w:r w:rsidR="00551E59">
        <w:t xml:space="preserve">WBS based </w:t>
      </w:r>
      <w:r>
        <w:t xml:space="preserve">Effort </w:t>
      </w:r>
      <w:r w:rsidR="00551E59">
        <w:t>Estimation</w:t>
      </w:r>
      <w:r>
        <w:t xml:space="preserve"> based on the User Needs/ requirements.</w:t>
      </w:r>
    </w:p>
    <w:p w:rsidR="000B596B" w:rsidRPr="006424C7" w:rsidRDefault="000B596B" w:rsidP="000B596B">
      <w:pPr>
        <w:pStyle w:val="ListParagraph"/>
        <w:numPr>
          <w:ilvl w:val="0"/>
          <w:numId w:val="29"/>
        </w:numPr>
        <w:jc w:val="both"/>
      </w:pPr>
      <w:r w:rsidRPr="006424C7">
        <w:t>Complete</w:t>
      </w:r>
      <w:r>
        <w:t xml:space="preserve"> Task Schedule within the time bounds mentioned in Project Plan.</w:t>
      </w:r>
    </w:p>
    <w:p w:rsidR="000B596B" w:rsidRDefault="000B596B" w:rsidP="000B596B">
      <w:pPr>
        <w:pStyle w:val="ListParagraph"/>
        <w:numPr>
          <w:ilvl w:val="0"/>
          <w:numId w:val="29"/>
        </w:numPr>
        <w:jc w:val="both"/>
      </w:pPr>
      <w:r w:rsidRPr="00E077B5">
        <w:t xml:space="preserve">Complete Project </w:t>
      </w:r>
      <w:r>
        <w:t xml:space="preserve">Plan (Refer Annexure </w:t>
      </w:r>
      <w:r w:rsidR="00105204">
        <w:t>ICS</w:t>
      </w:r>
      <w:r>
        <w:t>/FMT/PP – Project Plan Template).</w:t>
      </w:r>
    </w:p>
    <w:p w:rsidR="000B596B" w:rsidRDefault="000B596B" w:rsidP="000B596B">
      <w:pPr>
        <w:pStyle w:val="ListParagraph"/>
        <w:numPr>
          <w:ilvl w:val="0"/>
          <w:numId w:val="29"/>
        </w:numPr>
        <w:jc w:val="both"/>
      </w:pPr>
      <w:r w:rsidRPr="00E077B5">
        <w:t xml:space="preserve">Complete </w:t>
      </w:r>
      <w:r>
        <w:t xml:space="preserve">Test Plan (Refer Annexure of Procedure for Software Testing </w:t>
      </w:r>
      <w:r w:rsidR="00105204">
        <w:t>ICS</w:t>
      </w:r>
      <w:r>
        <w:t>/FMT/TP – Test Plan Template)</w:t>
      </w:r>
    </w:p>
    <w:p w:rsidR="000B596B" w:rsidRPr="00E077B5" w:rsidRDefault="000B596B" w:rsidP="000B596B">
      <w:pPr>
        <w:pStyle w:val="ListParagraph"/>
        <w:numPr>
          <w:ilvl w:val="0"/>
          <w:numId w:val="29"/>
        </w:numPr>
        <w:jc w:val="both"/>
      </w:pPr>
      <w:r>
        <w:lastRenderedPageBreak/>
        <w:t>Create Project repository and grant access permissions for project team members on the project repository</w:t>
      </w:r>
    </w:p>
    <w:p w:rsidR="000B596B" w:rsidRPr="000B596B" w:rsidRDefault="000B596B" w:rsidP="000B596B">
      <w:pPr>
        <w:pStyle w:val="Heading2"/>
      </w:pPr>
      <w:bookmarkStart w:id="44" w:name="_Toc498983617"/>
      <w:bookmarkStart w:id="45" w:name="_Toc498984135"/>
      <w:r>
        <w:t>5.3 executing</w:t>
      </w:r>
      <w:bookmarkEnd w:id="44"/>
      <w:bookmarkEnd w:id="45"/>
    </w:p>
    <w:p w:rsidR="000B596B" w:rsidRDefault="000B596B" w:rsidP="000B596B">
      <w:pPr>
        <w:jc w:val="both"/>
      </w:pPr>
      <w:r>
        <w:t>Throughout the project, t</w:t>
      </w:r>
      <w:r w:rsidRPr="00D22ACD">
        <w:t>he project manage</w:t>
      </w:r>
      <w:r>
        <w:t xml:space="preserve">r will manage risks and issues; </w:t>
      </w:r>
      <w:r w:rsidRPr="00D22ACD">
        <w:t>communicate regularly with stakeholders</w:t>
      </w:r>
      <w:r>
        <w:t xml:space="preserve"> (weekly client meetings)</w:t>
      </w:r>
      <w:r w:rsidRPr="00D22ACD">
        <w:t>; manage and support the team</w:t>
      </w:r>
      <w:r>
        <w:t xml:space="preserve"> (weekly team meetings)</w:t>
      </w:r>
      <w:r w:rsidRPr="00D22ACD">
        <w:t xml:space="preserve">; report to </w:t>
      </w:r>
      <w:r w:rsidR="00E56AFA">
        <w:t xml:space="preserve">the top management </w:t>
      </w:r>
      <w:r>
        <w:t xml:space="preserve">(Refer Annexure </w:t>
      </w:r>
      <w:r w:rsidR="004B4B29">
        <w:t>ICS</w:t>
      </w:r>
      <w:r>
        <w:t>/FMT/</w:t>
      </w:r>
      <w:r w:rsidR="00E56AFA">
        <w:t>P</w:t>
      </w:r>
      <w:r>
        <w:t xml:space="preserve">SR – </w:t>
      </w:r>
      <w:r w:rsidR="00E56AFA">
        <w:t xml:space="preserve">Project </w:t>
      </w:r>
      <w:r>
        <w:t>Status Report Template)</w:t>
      </w:r>
      <w:r w:rsidRPr="00D22ACD">
        <w:t>; review and rework the project plan</w:t>
      </w:r>
      <w:r>
        <w:t xml:space="preserve"> if a </w:t>
      </w:r>
      <w:r w:rsidRPr="00D22ACD">
        <w:t>change request</w:t>
      </w:r>
      <w:r>
        <w:t xml:space="preserve"> is </w:t>
      </w:r>
      <w:r w:rsidRPr="00D22ACD">
        <w:t>process</w:t>
      </w:r>
      <w:r>
        <w:t xml:space="preserve">ed as mentioned in </w:t>
      </w:r>
      <w:r w:rsidR="00E56AFA">
        <w:t xml:space="preserve">the project plan.  </w:t>
      </w:r>
    </w:p>
    <w:p w:rsidR="000B596B" w:rsidRDefault="000B596B" w:rsidP="000B596B">
      <w:pPr>
        <w:jc w:val="both"/>
      </w:pPr>
      <w:r>
        <w:t xml:space="preserve">The </w:t>
      </w:r>
      <w:r w:rsidR="00E56AFA">
        <w:t>Project</w:t>
      </w:r>
      <w:r>
        <w:t xml:space="preserve"> Lead is responsible for configuration management</w:t>
      </w:r>
      <w:r w:rsidR="00E56AFA">
        <w:t xml:space="preserve"> activities in the project. </w:t>
      </w:r>
      <w:r>
        <w:t xml:space="preserve">The </w:t>
      </w:r>
      <w:r w:rsidR="00E56AFA">
        <w:t>P</w:t>
      </w:r>
      <w:r>
        <w:t xml:space="preserve">L does the Code Review, Unit Test review, Integration, Integration Testing and overall monitoring/tracking of tasks by his/her team members. During the Coding phase of SDLC, the Development team follows coding conventions and standards set by the PM in the Project Plan and also create and executes Unit Test cases.   </w:t>
      </w:r>
    </w:p>
    <w:p w:rsidR="006A4A56" w:rsidRDefault="000B596B" w:rsidP="000B596B">
      <w:pPr>
        <w:jc w:val="both"/>
      </w:pPr>
      <w:r w:rsidRPr="00CA2A2E">
        <w:t xml:space="preserve">The </w:t>
      </w:r>
      <w:r>
        <w:t>Execution</w:t>
      </w:r>
      <w:r w:rsidRPr="00CA2A2E">
        <w:t xml:space="preserve"> Phase focuses on the process of determining how the project outputs will be delivered. </w:t>
      </w:r>
      <w:r w:rsidR="006A4A56">
        <w:t>PL is primarily responsible for all exec</w:t>
      </w:r>
      <w:r w:rsidR="00E110B6">
        <w:t xml:space="preserve">ution activities in the project and shall get the work done by the project team. </w:t>
      </w:r>
    </w:p>
    <w:p w:rsidR="000B596B" w:rsidRPr="00CA2A2E" w:rsidRDefault="000B596B" w:rsidP="000B596B">
      <w:pPr>
        <w:jc w:val="both"/>
      </w:pPr>
      <w:r w:rsidRPr="00CA2A2E">
        <w:t>Key tasks:</w:t>
      </w:r>
    </w:p>
    <w:p w:rsidR="000B596B" w:rsidRDefault="000B596B" w:rsidP="000B596B">
      <w:pPr>
        <w:pStyle w:val="ListParagraph"/>
        <w:numPr>
          <w:ilvl w:val="0"/>
          <w:numId w:val="32"/>
        </w:numPr>
        <w:jc w:val="both"/>
      </w:pPr>
      <w:r w:rsidRPr="00CA2A2E">
        <w:t xml:space="preserve">Complete </w:t>
      </w:r>
      <w:r w:rsidR="006A4A56">
        <w:t xml:space="preserve">detailed requirement elicitation, requirement analysis and prepare Software Requirement Specification (Refer ICS/FMT/SRS – Software Requirement Specification Template) and Requirement Traceability Matrix </w:t>
      </w:r>
      <w:r>
        <w:t xml:space="preserve">(Refer </w:t>
      </w:r>
      <w:r w:rsidR="004B4B29">
        <w:t>ICS</w:t>
      </w:r>
      <w:r>
        <w:t>/</w:t>
      </w:r>
      <w:r w:rsidR="006A4A56">
        <w:t>FMT</w:t>
      </w:r>
      <w:r>
        <w:t>/R</w:t>
      </w:r>
      <w:r w:rsidR="006A4A56">
        <w:t>T</w:t>
      </w:r>
      <w:r>
        <w:t xml:space="preserve">M – </w:t>
      </w:r>
      <w:r w:rsidR="006A4A56">
        <w:t>Requirement Traceability Matrix Template</w:t>
      </w:r>
      <w:r>
        <w:t>)</w:t>
      </w:r>
      <w:r w:rsidR="0098412E">
        <w:t>. PM shall review and approve the SRS and RTM. In case of projects from Japanese customers, the SRS will be translated to Japanese before sharing the document with the customer.</w:t>
      </w:r>
    </w:p>
    <w:p w:rsidR="00E110B6" w:rsidRDefault="00E110B6" w:rsidP="000B596B">
      <w:pPr>
        <w:pStyle w:val="ListParagraph"/>
        <w:numPr>
          <w:ilvl w:val="0"/>
          <w:numId w:val="32"/>
        </w:numPr>
        <w:jc w:val="both"/>
      </w:pPr>
      <w:r>
        <w:t>Once SRS is approved, Tester</w:t>
      </w:r>
      <w:r w:rsidR="00AA46D1">
        <w:t>(s)</w:t>
      </w:r>
      <w:r>
        <w:t xml:space="preserve"> shall prepare the Test Case (Refer ICS/FMT/TC – Test Case Template) for System Testing. Test Case will be reviewed by PL and approved by PM.  </w:t>
      </w:r>
    </w:p>
    <w:p w:rsidR="000B596B" w:rsidRDefault="000B596B" w:rsidP="000B596B">
      <w:pPr>
        <w:pStyle w:val="ListParagraph"/>
        <w:numPr>
          <w:ilvl w:val="0"/>
          <w:numId w:val="32"/>
        </w:numPr>
        <w:jc w:val="both"/>
      </w:pPr>
      <w:r w:rsidRPr="00CA2A2E">
        <w:t xml:space="preserve">Complete </w:t>
      </w:r>
      <w:r w:rsidR="0098412E">
        <w:t xml:space="preserve">software design following the Object Oriented Analysis and </w:t>
      </w:r>
      <w:r>
        <w:t xml:space="preserve">Design </w:t>
      </w:r>
      <w:r w:rsidR="0098412E">
        <w:t>(OOAD) approach using UML and prepare Software Design Description (</w:t>
      </w:r>
      <w:r>
        <w:t xml:space="preserve">Refer </w:t>
      </w:r>
      <w:r w:rsidR="004B4B29">
        <w:t>ICS</w:t>
      </w:r>
      <w:r>
        <w:t>/</w:t>
      </w:r>
      <w:r w:rsidR="0098412E">
        <w:t>FMT</w:t>
      </w:r>
      <w:r>
        <w:t>/S</w:t>
      </w:r>
      <w:r w:rsidR="0098412E">
        <w:t>D</w:t>
      </w:r>
      <w:r>
        <w:t xml:space="preserve">D – </w:t>
      </w:r>
      <w:r w:rsidR="0098412E">
        <w:t>Software Design Description Template</w:t>
      </w:r>
      <w:r>
        <w:t>)</w:t>
      </w:r>
      <w:r w:rsidR="00E110B6">
        <w:t>. PM shall review and approve SDD.</w:t>
      </w:r>
    </w:p>
    <w:p w:rsidR="000B596B" w:rsidRDefault="00E110B6" w:rsidP="000B596B">
      <w:pPr>
        <w:pStyle w:val="ListParagraph"/>
        <w:numPr>
          <w:ilvl w:val="0"/>
          <w:numId w:val="32"/>
        </w:numPr>
        <w:jc w:val="both"/>
      </w:pPr>
      <w:r>
        <w:t>Once SDD is approved, development team shall c</w:t>
      </w:r>
      <w:r w:rsidR="000B596B" w:rsidRPr="00CA2A2E">
        <w:t xml:space="preserve">omplete </w:t>
      </w:r>
      <w:r>
        <w:t>c</w:t>
      </w:r>
      <w:r w:rsidR="000B596B">
        <w:t xml:space="preserve">oding </w:t>
      </w:r>
      <w:r>
        <w:t>based on the SDD following the respective coding standard, write unit test cases and complete the unit testing. PL shall review the code and unit test result.</w:t>
      </w:r>
    </w:p>
    <w:p w:rsidR="00E110B6" w:rsidRDefault="00E110B6" w:rsidP="000B596B">
      <w:pPr>
        <w:pStyle w:val="ListParagraph"/>
        <w:numPr>
          <w:ilvl w:val="0"/>
          <w:numId w:val="32"/>
        </w:numPr>
        <w:jc w:val="both"/>
      </w:pPr>
      <w:r>
        <w:t>Once the coding of all units are complete, PL will do the integration of various units and do integration testing with the help of development team.</w:t>
      </w:r>
      <w:ins w:id="46" w:author="Mathew K S." w:date="2018-06-27T12:14:00Z">
        <w:r w:rsidR="002570D2">
          <w:t xml:space="preserve"> On successful completion of integration testing, PL will build the integrated system and deploy it in the server with the help of development team.</w:t>
        </w:r>
      </w:ins>
    </w:p>
    <w:p w:rsidR="00AA46D1" w:rsidRDefault="00AA46D1" w:rsidP="000B596B">
      <w:pPr>
        <w:pStyle w:val="ListParagraph"/>
        <w:numPr>
          <w:ilvl w:val="0"/>
          <w:numId w:val="32"/>
        </w:numPr>
        <w:jc w:val="both"/>
        <w:rPr>
          <w:ins w:id="47" w:author="Mathew K S." w:date="2018-06-27T12:16:00Z"/>
        </w:rPr>
      </w:pPr>
      <w:r>
        <w:lastRenderedPageBreak/>
        <w:t xml:space="preserve">Tester(s) will </w:t>
      </w:r>
      <w:del w:id="48" w:author="Mathew K S." w:date="2018-06-27T12:15:00Z">
        <w:r w:rsidDel="002570D2">
          <w:delText>build the integrated system and deploy it in the test server and</w:delText>
        </w:r>
      </w:del>
      <w:ins w:id="49" w:author="Mathew K S." w:date="2018-06-27T12:15:00Z">
        <w:r w:rsidR="002570D2">
          <w:t>then</w:t>
        </w:r>
      </w:ins>
      <w:r>
        <w:t xml:space="preserve"> do the system testing using the test cases prepared. Test results shall be reviewed by the QA Manager, Project Lead and Project Manager.</w:t>
      </w:r>
    </w:p>
    <w:p w:rsidR="002570D2" w:rsidRDefault="002570D2" w:rsidP="000B596B">
      <w:pPr>
        <w:pStyle w:val="ListParagraph"/>
        <w:numPr>
          <w:ilvl w:val="0"/>
          <w:numId w:val="32"/>
        </w:numPr>
        <w:jc w:val="both"/>
      </w:pPr>
      <w:ins w:id="50" w:author="Mathew K S." w:date="2018-06-27T12:16:00Z">
        <w:r>
          <w:t>Development team shall fix the bugs reported by the testers during system testing and give a new build to the testers for next test iteration.</w:t>
        </w:r>
      </w:ins>
      <w:ins w:id="51" w:author="Mathew K S." w:date="2018-06-27T12:17:00Z">
        <w:r>
          <w:t xml:space="preserve"> Multiple </w:t>
        </w:r>
      </w:ins>
      <w:ins w:id="52" w:author="Mathew K S." w:date="2018-06-27T12:18:00Z">
        <w:r>
          <w:t xml:space="preserve">test </w:t>
        </w:r>
      </w:ins>
      <w:ins w:id="53" w:author="Mathew K S." w:date="2018-06-27T12:17:00Z">
        <w:r>
          <w:t>iterations</w:t>
        </w:r>
      </w:ins>
      <w:ins w:id="54" w:author="Mathew K S." w:date="2018-06-27T12:18:00Z">
        <w:r>
          <w:t xml:space="preserve"> may be required for the system to become defect free and </w:t>
        </w:r>
      </w:ins>
      <w:ins w:id="55" w:author="Mathew K S." w:date="2018-06-27T12:19:00Z">
        <w:r>
          <w:t>ready for release</w:t>
        </w:r>
      </w:ins>
      <w:ins w:id="56" w:author="Mathew K S." w:date="2018-06-27T12:18:00Z">
        <w:r>
          <w:t>.</w:t>
        </w:r>
      </w:ins>
    </w:p>
    <w:p w:rsidR="00AA46D1" w:rsidRDefault="00AA46D1" w:rsidP="000B596B">
      <w:pPr>
        <w:pStyle w:val="ListParagraph"/>
        <w:numPr>
          <w:ilvl w:val="0"/>
          <w:numId w:val="32"/>
        </w:numPr>
        <w:jc w:val="both"/>
      </w:pPr>
      <w:r>
        <w:t>Once the system testing is complete and the software is ready for release, Tester(s) will prepare a release checklist (filling the testing related sections) and send the release checklist &amp; test results to QA Manager with recommendation for releasing the system to customer.</w:t>
      </w:r>
    </w:p>
    <w:p w:rsidR="00AA46D1" w:rsidRDefault="00AA46D1" w:rsidP="000B596B">
      <w:pPr>
        <w:pStyle w:val="ListParagraph"/>
        <w:numPr>
          <w:ilvl w:val="0"/>
          <w:numId w:val="32"/>
        </w:numPr>
        <w:jc w:val="both"/>
      </w:pPr>
      <w:r>
        <w:t>QA Manager shall review the release checklist &amp; test results and give a go ahead to PM/PL to prepare for release. PL shall update the remaining sections of release checklist, prepare a release note and send to PM for review.</w:t>
      </w:r>
    </w:p>
    <w:p w:rsidR="00E110B6" w:rsidRDefault="00AA46D1" w:rsidP="000B596B">
      <w:pPr>
        <w:pStyle w:val="ListParagraph"/>
        <w:numPr>
          <w:ilvl w:val="0"/>
          <w:numId w:val="32"/>
        </w:numPr>
        <w:jc w:val="both"/>
      </w:pPr>
      <w:r>
        <w:t>PM reviews the completed release checklist and release note and send it to Software Release Committee (</w:t>
      </w:r>
      <w:r w:rsidR="004628FE">
        <w:t xml:space="preserve">SRC </w:t>
      </w:r>
      <w:r>
        <w:t>consist</w:t>
      </w:r>
      <w:r w:rsidR="004628FE">
        <w:t>s</w:t>
      </w:r>
      <w:r>
        <w:t xml:space="preserve"> of QA Manager, PM, PL, Tester, QA Member) requesting </w:t>
      </w:r>
      <w:r w:rsidR="004628FE">
        <w:t xml:space="preserve">for </w:t>
      </w:r>
      <w:r>
        <w:t xml:space="preserve">release approval. </w:t>
      </w:r>
      <w:r w:rsidR="004628FE">
        <w:t>QA Manager is the approving authority of SRC.</w:t>
      </w:r>
    </w:p>
    <w:p w:rsidR="004E048B" w:rsidRDefault="004E048B" w:rsidP="000B596B">
      <w:pPr>
        <w:pStyle w:val="ListParagraph"/>
        <w:numPr>
          <w:ilvl w:val="0"/>
          <w:numId w:val="32"/>
        </w:numPr>
        <w:jc w:val="both"/>
      </w:pPr>
      <w:r>
        <w:t>QA Manager may give the approval for release through return email or call for a SRC meeting (in case of major project releases) for approving the release.</w:t>
      </w:r>
    </w:p>
    <w:p w:rsidR="004E048B" w:rsidRDefault="004E048B" w:rsidP="000B596B">
      <w:pPr>
        <w:pStyle w:val="ListParagraph"/>
        <w:numPr>
          <w:ilvl w:val="0"/>
          <w:numId w:val="32"/>
        </w:numPr>
        <w:jc w:val="both"/>
      </w:pPr>
      <w:r>
        <w:t>Once SRC approves the release, PL shall deploy the system in the production environment.</w:t>
      </w:r>
    </w:p>
    <w:p w:rsidR="004E048B" w:rsidRDefault="004E048B" w:rsidP="000B596B">
      <w:pPr>
        <w:pStyle w:val="ListParagraph"/>
        <w:numPr>
          <w:ilvl w:val="0"/>
          <w:numId w:val="32"/>
        </w:numPr>
        <w:jc w:val="both"/>
      </w:pPr>
      <w:r>
        <w:t>After the deployment, PM shall notify the customer and share the release note to customer.</w:t>
      </w:r>
    </w:p>
    <w:p w:rsidR="004E048B" w:rsidRDefault="004E048B" w:rsidP="000B596B">
      <w:pPr>
        <w:pStyle w:val="ListParagraph"/>
        <w:numPr>
          <w:ilvl w:val="0"/>
          <w:numId w:val="32"/>
        </w:numPr>
        <w:jc w:val="both"/>
      </w:pPr>
      <w:r>
        <w:t>PM is responsible for following up with the customer for getting the acceptance of the software after the user acceptance testing by customer.</w:t>
      </w:r>
    </w:p>
    <w:p w:rsidR="00AC02F4" w:rsidRPr="000B596B" w:rsidRDefault="00AC02F4" w:rsidP="00AC02F4">
      <w:pPr>
        <w:pStyle w:val="Heading2"/>
      </w:pPr>
      <w:bookmarkStart w:id="57" w:name="_Toc498983618"/>
      <w:bookmarkStart w:id="58" w:name="_Toc498984136"/>
      <w:r>
        <w:t>5.4 monitoring &amp; Controlling</w:t>
      </w:r>
      <w:bookmarkEnd w:id="57"/>
      <w:bookmarkEnd w:id="58"/>
    </w:p>
    <w:p w:rsidR="000B596B" w:rsidRPr="00467870" w:rsidRDefault="000B596B" w:rsidP="000B596B">
      <w:pPr>
        <w:jc w:val="both"/>
      </w:pPr>
      <w:r>
        <w:t>The PM holds the major role in Control and Monitoring of the project as a whole. The major activities in controlling and monitoring a project are as follows: -</w:t>
      </w:r>
    </w:p>
    <w:p w:rsidR="000B596B" w:rsidRDefault="000B596B" w:rsidP="000B596B">
      <w:pPr>
        <w:pStyle w:val="ListParagraph"/>
        <w:numPr>
          <w:ilvl w:val="0"/>
          <w:numId w:val="33"/>
        </w:numPr>
        <w:spacing w:after="0"/>
        <w:jc w:val="both"/>
      </w:pPr>
      <w:r>
        <w:t>Monitor Project Planning Parameters - Monitor actual values of project planning parameters against the project plan</w:t>
      </w:r>
    </w:p>
    <w:p w:rsidR="000B596B" w:rsidRDefault="000B596B" w:rsidP="000B596B">
      <w:pPr>
        <w:pStyle w:val="ListParagraph"/>
        <w:numPr>
          <w:ilvl w:val="0"/>
          <w:numId w:val="33"/>
        </w:numPr>
        <w:spacing w:after="0"/>
        <w:jc w:val="both"/>
      </w:pPr>
      <w:r>
        <w:t>Monitor Commitments - Monitor commitments of various stakeholders and other departments/groups against those identified in the project plan.</w:t>
      </w:r>
    </w:p>
    <w:p w:rsidR="000B596B" w:rsidRDefault="000B596B" w:rsidP="000B596B">
      <w:pPr>
        <w:pStyle w:val="ListParagraph"/>
        <w:numPr>
          <w:ilvl w:val="0"/>
          <w:numId w:val="33"/>
        </w:numPr>
        <w:spacing w:after="0"/>
        <w:jc w:val="both"/>
      </w:pPr>
      <w:r>
        <w:t>Monitor Project Risks - Monitor risks against those identified in the project plan and identify &amp; address new risks (if any)</w:t>
      </w:r>
    </w:p>
    <w:p w:rsidR="000B596B" w:rsidRDefault="000B596B" w:rsidP="000B596B">
      <w:pPr>
        <w:pStyle w:val="ListParagraph"/>
        <w:numPr>
          <w:ilvl w:val="0"/>
          <w:numId w:val="33"/>
        </w:numPr>
        <w:spacing w:after="0"/>
        <w:jc w:val="both"/>
      </w:pPr>
      <w:r>
        <w:t>Monitor Data Management - Monitor the management of project data against the project plan</w:t>
      </w:r>
    </w:p>
    <w:p w:rsidR="000B596B" w:rsidRDefault="000B596B" w:rsidP="000B596B">
      <w:pPr>
        <w:pStyle w:val="ListParagraph"/>
        <w:numPr>
          <w:ilvl w:val="0"/>
          <w:numId w:val="33"/>
        </w:numPr>
        <w:spacing w:after="0"/>
        <w:jc w:val="both"/>
      </w:pPr>
      <w:r>
        <w:t>Monitor Stakeholder Involvement - Monitor stakeholder involvement against the project plan</w:t>
      </w:r>
    </w:p>
    <w:p w:rsidR="000B596B" w:rsidRDefault="000B596B" w:rsidP="000B596B">
      <w:pPr>
        <w:pStyle w:val="ListParagraph"/>
        <w:numPr>
          <w:ilvl w:val="0"/>
          <w:numId w:val="33"/>
        </w:numPr>
        <w:spacing w:after="0"/>
        <w:jc w:val="both"/>
      </w:pPr>
      <w:r>
        <w:t>Conduct Progress Reviews - Periodically review the project’s progress, performance, and issues</w:t>
      </w:r>
      <w:r w:rsidR="006B3782">
        <w:t xml:space="preserve"> and report the status in weekly meeting with CEO.</w:t>
      </w:r>
    </w:p>
    <w:p w:rsidR="000B596B" w:rsidRDefault="000B596B" w:rsidP="000B596B">
      <w:pPr>
        <w:pStyle w:val="ListParagraph"/>
        <w:numPr>
          <w:ilvl w:val="0"/>
          <w:numId w:val="33"/>
        </w:numPr>
        <w:spacing w:after="0"/>
        <w:jc w:val="both"/>
      </w:pPr>
      <w:r>
        <w:t xml:space="preserve">Monitor Software Quality Assurance (SQA) – Monitor SQA activities in the project, review </w:t>
      </w:r>
      <w:r w:rsidR="006B3782">
        <w:t xml:space="preserve">QA Member </w:t>
      </w:r>
      <w:r>
        <w:t>Report at every milestone and take corrective and preventive actions</w:t>
      </w:r>
      <w:r w:rsidR="006B3782">
        <w:t>.</w:t>
      </w:r>
    </w:p>
    <w:p w:rsidR="00AC02F4" w:rsidRPr="000B596B" w:rsidRDefault="00AC02F4" w:rsidP="00AC02F4">
      <w:pPr>
        <w:pStyle w:val="Heading2"/>
      </w:pPr>
      <w:bookmarkStart w:id="59" w:name="_Toc498983619"/>
      <w:bookmarkStart w:id="60" w:name="_Toc498984137"/>
      <w:r>
        <w:lastRenderedPageBreak/>
        <w:t>5.5 Closing</w:t>
      </w:r>
      <w:bookmarkEnd w:id="59"/>
      <w:bookmarkEnd w:id="60"/>
    </w:p>
    <w:p w:rsidR="000B596B" w:rsidRDefault="000B596B" w:rsidP="000B596B">
      <w:pPr>
        <w:jc w:val="both"/>
      </w:pPr>
      <w:r>
        <w:t>The Closing Phase is the formal closure of the delivery component of the project. It has three main outcomes:</w:t>
      </w:r>
    </w:p>
    <w:p w:rsidR="000B596B" w:rsidRDefault="000B596B" w:rsidP="000B596B">
      <w:pPr>
        <w:pStyle w:val="ListParagraph"/>
        <w:numPr>
          <w:ilvl w:val="0"/>
          <w:numId w:val="34"/>
        </w:numPr>
        <w:jc w:val="both"/>
      </w:pPr>
      <w:r>
        <w:t>The handover of project outputs to the operational areas responsible for ongoing support and maintenance (if applicable to the project); archiving or taking backup of project repository and</w:t>
      </w:r>
    </w:p>
    <w:p w:rsidR="000B596B" w:rsidRDefault="000B596B" w:rsidP="000B596B">
      <w:pPr>
        <w:pStyle w:val="ListParagraph"/>
        <w:numPr>
          <w:ilvl w:val="0"/>
          <w:numId w:val="34"/>
        </w:numPr>
        <w:jc w:val="both"/>
      </w:pPr>
      <w:r>
        <w:t>The evaluation of the success of the project and document the lessons learned.</w:t>
      </w:r>
    </w:p>
    <w:p w:rsidR="000B596B" w:rsidRDefault="000B596B" w:rsidP="000B596B">
      <w:pPr>
        <w:pStyle w:val="ListParagraph"/>
        <w:numPr>
          <w:ilvl w:val="0"/>
          <w:numId w:val="34"/>
        </w:numPr>
        <w:jc w:val="both"/>
      </w:pPr>
      <w:r>
        <w:t>Release of resources and revoking the access rights granted to the team members on the project repository.</w:t>
      </w:r>
    </w:p>
    <w:p w:rsidR="000B596B" w:rsidRPr="00CF3B19" w:rsidRDefault="000B596B" w:rsidP="000B596B">
      <w:pPr>
        <w:autoSpaceDE w:val="0"/>
        <w:autoSpaceDN w:val="0"/>
        <w:adjustRightInd w:val="0"/>
        <w:spacing w:after="270" w:line="240" w:lineRule="auto"/>
        <w:jc w:val="both"/>
        <w:rPr>
          <w:rFonts w:cs="Arial"/>
          <w:color w:val="000000"/>
          <w:lang w:val="en-IN"/>
        </w:rPr>
      </w:pPr>
      <w:r w:rsidRPr="00CF3B19">
        <w:rPr>
          <w:rFonts w:cs="Arial"/>
          <w:bCs/>
          <w:color w:val="000000"/>
          <w:lang w:val="en-IN"/>
        </w:rPr>
        <w:t>Key tasks:</w:t>
      </w:r>
    </w:p>
    <w:p w:rsidR="006B3782" w:rsidRDefault="006B3782" w:rsidP="006B3782">
      <w:pPr>
        <w:pStyle w:val="ListParagraph"/>
        <w:numPr>
          <w:ilvl w:val="0"/>
          <w:numId w:val="35"/>
        </w:numPr>
        <w:jc w:val="both"/>
      </w:pPr>
      <w:r>
        <w:t xml:space="preserve">Once customer acceptance is received, PL shall prepare a project closure document (Refer ICS/FMT/PCD – Project Closure Document Template) and call for a closure meeting. PM and QA Member shall review the Project Closure Document.  </w:t>
      </w:r>
    </w:p>
    <w:p w:rsidR="006B3782" w:rsidRDefault="006B3782" w:rsidP="006B3782">
      <w:pPr>
        <w:pStyle w:val="ListParagraph"/>
        <w:numPr>
          <w:ilvl w:val="0"/>
          <w:numId w:val="35"/>
        </w:numPr>
        <w:spacing w:after="0" w:line="240" w:lineRule="auto"/>
        <w:jc w:val="both"/>
      </w:pPr>
      <w:r>
        <w:t>PM shall send the Project Closure Document to CEO informing about the project completion and approval of project closure</w:t>
      </w:r>
    </w:p>
    <w:p w:rsidR="000B596B" w:rsidRDefault="000B596B" w:rsidP="000B596B">
      <w:pPr>
        <w:pStyle w:val="ListParagraph"/>
        <w:numPr>
          <w:ilvl w:val="0"/>
          <w:numId w:val="35"/>
        </w:numPr>
        <w:autoSpaceDE w:val="0"/>
        <w:autoSpaceDN w:val="0"/>
        <w:adjustRightInd w:val="0"/>
        <w:spacing w:after="0"/>
        <w:jc w:val="both"/>
        <w:rPr>
          <w:rFonts w:cs="Arial"/>
          <w:color w:val="000000"/>
          <w:lang w:val="en-IN"/>
        </w:rPr>
      </w:pPr>
      <w:r>
        <w:rPr>
          <w:rFonts w:cs="Arial"/>
          <w:color w:val="000000"/>
          <w:lang w:val="en-IN"/>
        </w:rPr>
        <w:t>Document the l</w:t>
      </w:r>
      <w:r w:rsidRPr="00D25161">
        <w:rPr>
          <w:rFonts w:cs="Arial"/>
          <w:color w:val="000000"/>
          <w:lang w:val="en-IN"/>
        </w:rPr>
        <w:t xml:space="preserve">essons </w:t>
      </w:r>
      <w:r>
        <w:rPr>
          <w:rFonts w:cs="Arial"/>
          <w:color w:val="000000"/>
          <w:lang w:val="en-IN"/>
        </w:rPr>
        <w:t>l</w:t>
      </w:r>
      <w:r w:rsidRPr="00D25161">
        <w:rPr>
          <w:rFonts w:cs="Arial"/>
          <w:color w:val="000000"/>
          <w:lang w:val="en-IN"/>
        </w:rPr>
        <w:t xml:space="preserve">earnt </w:t>
      </w:r>
      <w:r>
        <w:rPr>
          <w:rFonts w:cs="Arial"/>
          <w:color w:val="000000"/>
          <w:lang w:val="en-IN"/>
        </w:rPr>
        <w:t>and include it in the Project Closure Document</w:t>
      </w:r>
    </w:p>
    <w:p w:rsidR="000B596B" w:rsidRDefault="000B596B" w:rsidP="000B596B">
      <w:pPr>
        <w:pStyle w:val="ListParagraph"/>
        <w:numPr>
          <w:ilvl w:val="0"/>
          <w:numId w:val="35"/>
        </w:numPr>
        <w:autoSpaceDE w:val="0"/>
        <w:autoSpaceDN w:val="0"/>
        <w:adjustRightInd w:val="0"/>
        <w:spacing w:after="0"/>
        <w:jc w:val="both"/>
        <w:rPr>
          <w:rFonts w:cs="Arial"/>
          <w:color w:val="000000"/>
          <w:lang w:val="en-IN"/>
        </w:rPr>
      </w:pPr>
      <w:r>
        <w:rPr>
          <w:rFonts w:cs="Arial"/>
          <w:color w:val="000000"/>
          <w:lang w:val="en-IN"/>
        </w:rPr>
        <w:t>Archive/take backup of project repository</w:t>
      </w:r>
    </w:p>
    <w:p w:rsidR="000B596B" w:rsidRPr="00D25161" w:rsidRDefault="000B596B" w:rsidP="000B596B">
      <w:pPr>
        <w:pStyle w:val="ListParagraph"/>
        <w:numPr>
          <w:ilvl w:val="0"/>
          <w:numId w:val="35"/>
        </w:numPr>
        <w:autoSpaceDE w:val="0"/>
        <w:autoSpaceDN w:val="0"/>
        <w:adjustRightInd w:val="0"/>
        <w:spacing w:after="0"/>
        <w:jc w:val="both"/>
        <w:rPr>
          <w:rFonts w:cs="Arial"/>
          <w:color w:val="000000"/>
          <w:lang w:val="en-IN"/>
        </w:rPr>
      </w:pPr>
      <w:r>
        <w:rPr>
          <w:rFonts w:cs="Arial"/>
          <w:color w:val="000000"/>
          <w:lang w:val="en-IN"/>
        </w:rPr>
        <w:t xml:space="preserve">Release resources and revoke access rights granted to the team members on the project repository. </w:t>
      </w:r>
    </w:p>
    <w:p w:rsidR="000B596B" w:rsidRPr="00233EF1" w:rsidRDefault="000B596B" w:rsidP="000B596B">
      <w:pPr>
        <w:pStyle w:val="ListParagraph"/>
        <w:numPr>
          <w:ilvl w:val="0"/>
          <w:numId w:val="35"/>
        </w:numPr>
        <w:autoSpaceDE w:val="0"/>
        <w:autoSpaceDN w:val="0"/>
        <w:adjustRightInd w:val="0"/>
        <w:jc w:val="both"/>
        <w:rPr>
          <w:rFonts w:cs="Arial"/>
          <w:color w:val="000000"/>
          <w:lang w:val="en-IN"/>
        </w:rPr>
      </w:pPr>
      <w:r w:rsidRPr="00D25161">
        <w:rPr>
          <w:rFonts w:cs="Arial"/>
          <w:color w:val="000000"/>
          <w:lang w:val="en-IN"/>
        </w:rPr>
        <w:t>Prepare communications to the project stakeholders and the wider community to notify them of the completion of the project.</w:t>
      </w:r>
    </w:p>
    <w:p w:rsidR="00AC02F4" w:rsidRPr="000B596B" w:rsidRDefault="00AC02F4" w:rsidP="00AC02F4">
      <w:pPr>
        <w:pStyle w:val="Heading2"/>
      </w:pPr>
      <w:bookmarkStart w:id="61" w:name="_Toc498983620"/>
      <w:bookmarkStart w:id="62" w:name="_Toc498984138"/>
      <w:r>
        <w:t>5.6 agile methodology</w:t>
      </w:r>
      <w:bookmarkEnd w:id="61"/>
      <w:bookmarkEnd w:id="62"/>
    </w:p>
    <w:p w:rsidR="000B596B" w:rsidRDefault="000B596B" w:rsidP="000B596B">
      <w:pPr>
        <w:jc w:val="both"/>
      </w:pPr>
      <w:r>
        <w:t xml:space="preserve">The PM (acting as the Scrum Master/Internal product owner in Agile </w:t>
      </w:r>
      <w:r w:rsidR="00450303">
        <w:t>Methodology</w:t>
      </w:r>
      <w:r>
        <w:t xml:space="preserve">) can decide which methodology to be followed for the project. In case of agile projects, following procedures/practices shall be followed. </w:t>
      </w:r>
    </w:p>
    <w:p w:rsidR="000B596B" w:rsidRDefault="000B596B" w:rsidP="000B596B">
      <w:pPr>
        <w:jc w:val="both"/>
      </w:pPr>
      <w:r>
        <w:t>If Product requirements cannot be defined in advance and are not repeatable, scrum model of software development can be used. Requirements are accomplished in sprints based on the evolving understanding of the solution being built. Scrum is a lightweight process framework for agile development, and the most widely-used one. Scrum is most often used to manage complex software and product development, using iterative and incremental practices. Project is divided into multiple short time boxes or iterations called sprints, which is typically of 2 to 4 weeks’ duration. A pictorial representation of the Agile Scrum process is given below.</w:t>
      </w:r>
    </w:p>
    <w:p w:rsidR="000B596B" w:rsidRDefault="000B596B" w:rsidP="000B596B">
      <w:pPr>
        <w:jc w:val="both"/>
      </w:pPr>
      <w:r>
        <w:rPr>
          <w:noProof/>
          <w:lang w:eastAsia="en-US"/>
        </w:rPr>
        <w:lastRenderedPageBreak/>
        <w:drawing>
          <wp:inline distT="0" distB="0" distL="0" distR="0">
            <wp:extent cx="5562600" cy="2581506"/>
            <wp:effectExtent l="0" t="0" r="0" b="9525"/>
            <wp:docPr id="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pic:cNvPicPr>
                      <a:picLocks noChangeAspect="1" noChangeArrowheads="1"/>
                    </pic:cNvPicPr>
                  </pic:nvPicPr>
                  <pic:blipFill>
                    <a:blip r:embed="rId11"/>
                    <a:srcRect/>
                    <a:stretch>
                      <a:fillRect/>
                    </a:stretch>
                  </pic:blipFill>
                  <pic:spPr bwMode="auto">
                    <a:xfrm>
                      <a:off x="0" y="0"/>
                      <a:ext cx="5594690" cy="2596398"/>
                    </a:xfrm>
                    <a:prstGeom prst="rect">
                      <a:avLst/>
                    </a:prstGeom>
                    <a:noFill/>
                    <a:ln w="9525">
                      <a:noFill/>
                      <a:miter lim="800000"/>
                      <a:headEnd/>
                      <a:tailEnd/>
                    </a:ln>
                  </pic:spPr>
                </pic:pic>
              </a:graphicData>
            </a:graphic>
          </wp:inline>
        </w:drawing>
      </w:r>
    </w:p>
    <w:p w:rsidR="00AC02F4" w:rsidRPr="00AC02F4" w:rsidRDefault="00AC02F4" w:rsidP="00AC02F4">
      <w:pPr>
        <w:pStyle w:val="Heading3"/>
        <w:spacing w:line="360" w:lineRule="auto"/>
        <w:rPr>
          <w:b w:val="0"/>
        </w:rPr>
      </w:pPr>
      <w:bookmarkStart w:id="63" w:name="_Toc496865243"/>
      <w:bookmarkStart w:id="64" w:name="_Toc498983621"/>
      <w:bookmarkStart w:id="65" w:name="_Toc498984139"/>
      <w:r w:rsidRPr="00AC02F4">
        <w:t>5.6.1 Project Initiation</w:t>
      </w:r>
      <w:bookmarkEnd w:id="63"/>
      <w:bookmarkEnd w:id="64"/>
      <w:bookmarkEnd w:id="65"/>
    </w:p>
    <w:p w:rsidR="000B596B" w:rsidRDefault="000B596B" w:rsidP="000B596B">
      <w:pPr>
        <w:jc w:val="both"/>
      </w:pPr>
      <w:r>
        <w:t>Please refer section 5.1 for project initiation</w:t>
      </w:r>
    </w:p>
    <w:p w:rsidR="00AC02F4" w:rsidRPr="00AC02F4" w:rsidRDefault="00AC02F4" w:rsidP="00AC02F4">
      <w:pPr>
        <w:pStyle w:val="Heading3"/>
        <w:spacing w:line="360" w:lineRule="auto"/>
        <w:rPr>
          <w:b w:val="0"/>
        </w:rPr>
      </w:pPr>
      <w:bookmarkStart w:id="66" w:name="_Toc498983622"/>
      <w:bookmarkStart w:id="67" w:name="_Toc498984140"/>
      <w:r w:rsidRPr="00AC02F4">
        <w:t>5.6.</w:t>
      </w:r>
      <w:r>
        <w:t>2Requirement Management</w:t>
      </w:r>
      <w:bookmarkEnd w:id="66"/>
      <w:bookmarkEnd w:id="67"/>
    </w:p>
    <w:p w:rsidR="000B596B" w:rsidRDefault="000B596B" w:rsidP="000B596B">
      <w:pPr>
        <w:jc w:val="both"/>
      </w:pPr>
      <w:r>
        <w:t xml:space="preserve">The requirements are collected from the customer by the PM and is maintained in a document called Product Backlog (Refer Annexure </w:t>
      </w:r>
      <w:r w:rsidR="004B4B29">
        <w:t>ICS</w:t>
      </w:r>
      <w:r>
        <w:t>/FMT/PBL</w:t>
      </w:r>
      <w:r w:rsidR="00450303">
        <w:t xml:space="preserve"> – Product Backlog Template</w:t>
      </w:r>
      <w:r>
        <w:t>). Product Backlog is a prioritized list of product features. A subset of features from product backlog is selected by the PM (</w:t>
      </w:r>
      <w:r w:rsidR="00450303">
        <w:t>after</w:t>
      </w:r>
      <w:r>
        <w:t xml:space="preserve"> discussion with customer) for implementation in every sprint. This is called sprint backlog</w:t>
      </w:r>
      <w:r w:rsidR="00450303">
        <w:t xml:space="preserve"> (R</w:t>
      </w:r>
      <w:r>
        <w:t xml:space="preserve">efer Annexure </w:t>
      </w:r>
      <w:r w:rsidR="004B4B29">
        <w:t>ICS</w:t>
      </w:r>
      <w:r>
        <w:t>/FMT/SBL</w:t>
      </w:r>
      <w:r w:rsidR="00450303">
        <w:t xml:space="preserve"> – Sprint Backlog Template)</w:t>
      </w:r>
      <w:r>
        <w:t>. The project team do the requirement analysis and prepare a requirement specification for the features in the sprint backlog. These features are then designed, coded, tested and demonstrated by the team during the sprint.</w:t>
      </w:r>
    </w:p>
    <w:p w:rsidR="00AC02F4" w:rsidRPr="00AC02F4" w:rsidRDefault="00AC02F4" w:rsidP="00AC02F4">
      <w:pPr>
        <w:pStyle w:val="Heading3"/>
        <w:spacing w:line="360" w:lineRule="auto"/>
        <w:rPr>
          <w:b w:val="0"/>
        </w:rPr>
      </w:pPr>
      <w:bookmarkStart w:id="68" w:name="_Toc498983623"/>
      <w:bookmarkStart w:id="69" w:name="_Toc498984141"/>
      <w:r w:rsidRPr="00AC02F4">
        <w:t>5.6.</w:t>
      </w:r>
      <w:r>
        <w:t>3</w:t>
      </w:r>
      <w:r w:rsidRPr="00AC02F4">
        <w:t xml:space="preserve"> Project </w:t>
      </w:r>
      <w:r>
        <w:t>Planning</w:t>
      </w:r>
      <w:bookmarkEnd w:id="68"/>
      <w:bookmarkEnd w:id="69"/>
    </w:p>
    <w:p w:rsidR="000B596B" w:rsidRDefault="000B596B" w:rsidP="000B596B">
      <w:pPr>
        <w:jc w:val="both"/>
      </w:pPr>
      <w:r>
        <w:t>PM prepares a release plan and high-level sprint plan (RPHSP)and detailed project plan (PP) for the project. Plan for each sprint is prepared during sprint planning. Sprint planning is done on the first day (for 4-8 hours depending on the duration of sprint) of the sprint. The team decompose the features included in the sprint into tasks and estimation of tasks is done. The scrum board is prepared by pasting the planned tasks slips. Task assignment happens on voluntary basis.</w:t>
      </w:r>
    </w:p>
    <w:p w:rsidR="00AC02F4" w:rsidRPr="00AC02F4" w:rsidRDefault="00AC02F4" w:rsidP="00AC02F4">
      <w:pPr>
        <w:pStyle w:val="Heading3"/>
        <w:spacing w:line="360" w:lineRule="auto"/>
        <w:rPr>
          <w:b w:val="0"/>
        </w:rPr>
      </w:pPr>
      <w:bookmarkStart w:id="70" w:name="_Toc498983624"/>
      <w:bookmarkStart w:id="71" w:name="_Toc498984142"/>
      <w:r w:rsidRPr="00AC02F4">
        <w:t>5.6.</w:t>
      </w:r>
      <w:r>
        <w:t>4</w:t>
      </w:r>
      <w:r w:rsidRPr="00AC02F4">
        <w:t xml:space="preserve"> Project </w:t>
      </w:r>
      <w:r>
        <w:t>Execution &amp; Control</w:t>
      </w:r>
      <w:bookmarkEnd w:id="70"/>
      <w:bookmarkEnd w:id="71"/>
    </w:p>
    <w:p w:rsidR="000B596B" w:rsidRDefault="000B596B" w:rsidP="000B596B">
      <w:pPr>
        <w:jc w:val="both"/>
      </w:pPr>
      <w:r>
        <w:t>The team members do the activities as planned in the sprint. On every day morning, a daily scrum meeting for 15 minutes is convened by PM involving all team members. Team members report the status of the activities and Scrum master plot the burn-down chart showing the remaining hours.</w:t>
      </w:r>
    </w:p>
    <w:p w:rsidR="00AC02F4" w:rsidRPr="00AC02F4" w:rsidRDefault="00AC02F4" w:rsidP="00AC02F4">
      <w:pPr>
        <w:pStyle w:val="Heading3"/>
        <w:spacing w:line="360" w:lineRule="auto"/>
        <w:rPr>
          <w:b w:val="0"/>
        </w:rPr>
      </w:pPr>
      <w:bookmarkStart w:id="72" w:name="_Toc498983625"/>
      <w:bookmarkStart w:id="73" w:name="_Toc498984143"/>
      <w:bookmarkStart w:id="74" w:name="_Toc496865247"/>
      <w:r w:rsidRPr="00AC02F4">
        <w:lastRenderedPageBreak/>
        <w:t>5.6.</w:t>
      </w:r>
      <w:r>
        <w:t>5Sprint Closure &amp; Project Closure</w:t>
      </w:r>
      <w:bookmarkEnd w:id="72"/>
      <w:bookmarkEnd w:id="73"/>
    </w:p>
    <w:bookmarkEnd w:id="74"/>
    <w:p w:rsidR="000B596B" w:rsidRDefault="000B596B" w:rsidP="000B596B">
      <w:pPr>
        <w:jc w:val="both"/>
      </w:pPr>
      <w:r>
        <w:t xml:space="preserve">At the end of every sprint, there is a sprint review/demo meeting in which team will demonstrate the working features included in the current sprint. Comments received during the demo will be recorded. After the sprint review, there will be a sprint retrospective meeting in which team reflects back on what went well and what went wrong and take action to improve further (Please refer </w:t>
      </w:r>
      <w:r w:rsidR="004B4B29">
        <w:t>ICS</w:t>
      </w:r>
      <w:r>
        <w:t>/FMT/SCD</w:t>
      </w:r>
      <w:r w:rsidR="00450303">
        <w:t xml:space="preserve"> – Sprint Closure Document Template</w:t>
      </w:r>
      <w:r>
        <w:t>).</w:t>
      </w:r>
    </w:p>
    <w:p w:rsidR="000B596B" w:rsidRDefault="000B596B" w:rsidP="000B596B">
      <w:pPr>
        <w:spacing w:after="0"/>
        <w:jc w:val="both"/>
      </w:pPr>
      <w:r>
        <w:t>Please refer section 5.5 for Project Closure. Project closure activities shall be done after the closure of last sprint of the project. In all other sprints, only the sprint closure activities shall be done.</w:t>
      </w:r>
    </w:p>
    <w:p w:rsidR="00C86C0B" w:rsidRDefault="00C86C0B" w:rsidP="00C86C0B">
      <w:pPr>
        <w:pStyle w:val="Heading1"/>
        <w:numPr>
          <w:ilvl w:val="0"/>
          <w:numId w:val="1"/>
        </w:numPr>
        <w:spacing w:before="240" w:line="259" w:lineRule="auto"/>
      </w:pPr>
      <w:bookmarkStart w:id="75" w:name="_Toc498983626"/>
      <w:bookmarkStart w:id="76" w:name="_Toc498984144"/>
      <w:r>
        <w:t>outputs</w:t>
      </w:r>
      <w:bookmarkEnd w:id="75"/>
      <w:bookmarkEnd w:id="76"/>
    </w:p>
    <w:p w:rsidR="00E70120" w:rsidRDefault="00E70120" w:rsidP="00E70120">
      <w:pPr>
        <w:spacing w:after="0"/>
        <w:jc w:val="both"/>
      </w:pPr>
    </w:p>
    <w:p w:rsidR="00E70120" w:rsidRDefault="00E70120" w:rsidP="00E70120">
      <w:pPr>
        <w:spacing w:after="0"/>
        <w:jc w:val="both"/>
      </w:pPr>
      <w:r>
        <w:t>Based on the size of projects, the projects are broadly classified into three categories.</w:t>
      </w:r>
    </w:p>
    <w:p w:rsidR="00414D9F" w:rsidRDefault="00414D9F" w:rsidP="00E70120">
      <w:pPr>
        <w:spacing w:after="0"/>
        <w:jc w:val="both"/>
      </w:pPr>
    </w:p>
    <w:tbl>
      <w:tblPr>
        <w:tblW w:w="4689" w:type="dxa"/>
        <w:tblInd w:w="1098" w:type="dxa"/>
        <w:tblLook w:val="04A0"/>
      </w:tblPr>
      <w:tblGrid>
        <w:gridCol w:w="1989"/>
        <w:gridCol w:w="2700"/>
      </w:tblGrid>
      <w:tr w:rsidR="00414D9F" w:rsidRPr="00414D9F" w:rsidTr="00414D9F">
        <w:trPr>
          <w:trHeight w:val="290"/>
        </w:trPr>
        <w:tc>
          <w:tcPr>
            <w:tcW w:w="19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Project Category</w:t>
            </w:r>
          </w:p>
        </w:tc>
        <w:tc>
          <w:tcPr>
            <w:tcW w:w="2700" w:type="dxa"/>
            <w:tcBorders>
              <w:top w:val="single" w:sz="4" w:space="0" w:color="auto"/>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Effort in Man Months</w:t>
            </w:r>
          </w:p>
        </w:tc>
      </w:tr>
      <w:tr w:rsidR="00414D9F" w:rsidRPr="00414D9F" w:rsidTr="00414D9F">
        <w:trPr>
          <w:trHeight w:val="290"/>
        </w:trPr>
        <w:tc>
          <w:tcPr>
            <w:tcW w:w="1989" w:type="dxa"/>
            <w:tcBorders>
              <w:top w:val="nil"/>
              <w:left w:val="single" w:sz="4" w:space="0" w:color="auto"/>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254061"/>
                <w:lang w:eastAsia="en-US"/>
              </w:rPr>
            </w:pPr>
            <w:r w:rsidRPr="00414D9F">
              <w:rPr>
                <w:rFonts w:ascii="Calibri" w:eastAsia="Times New Roman" w:hAnsi="Calibri" w:cs="Calibri"/>
                <w:b/>
                <w:bCs/>
                <w:color w:val="254061"/>
                <w:lang w:eastAsia="en-US"/>
              </w:rPr>
              <w:t>SMALL</w:t>
            </w:r>
          </w:p>
        </w:tc>
        <w:tc>
          <w:tcPr>
            <w:tcW w:w="2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Upto 3 Man months</w:t>
            </w:r>
          </w:p>
        </w:tc>
      </w:tr>
      <w:tr w:rsidR="00414D9F" w:rsidRPr="00414D9F" w:rsidTr="00414D9F">
        <w:trPr>
          <w:trHeight w:val="290"/>
        </w:trPr>
        <w:tc>
          <w:tcPr>
            <w:tcW w:w="1989" w:type="dxa"/>
            <w:tcBorders>
              <w:top w:val="nil"/>
              <w:left w:val="single" w:sz="4" w:space="0" w:color="auto"/>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632523"/>
                <w:lang w:eastAsia="en-US"/>
              </w:rPr>
            </w:pPr>
            <w:r w:rsidRPr="00414D9F">
              <w:rPr>
                <w:rFonts w:ascii="Calibri" w:eastAsia="Times New Roman" w:hAnsi="Calibri" w:cs="Calibri"/>
                <w:b/>
                <w:bCs/>
                <w:color w:val="632523"/>
                <w:lang w:eastAsia="en-US"/>
              </w:rPr>
              <w:t>MEDIUM</w:t>
            </w:r>
          </w:p>
        </w:tc>
        <w:tc>
          <w:tcPr>
            <w:tcW w:w="2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 xml:space="preserve"> 3 to 9 months</w:t>
            </w:r>
          </w:p>
        </w:tc>
      </w:tr>
      <w:tr w:rsidR="00414D9F" w:rsidRPr="00414D9F" w:rsidTr="00414D9F">
        <w:trPr>
          <w:trHeight w:val="290"/>
        </w:trPr>
        <w:tc>
          <w:tcPr>
            <w:tcW w:w="1989" w:type="dxa"/>
            <w:tcBorders>
              <w:top w:val="nil"/>
              <w:left w:val="single" w:sz="4" w:space="0" w:color="auto"/>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974807"/>
                <w:lang w:eastAsia="en-US"/>
              </w:rPr>
            </w:pPr>
            <w:r w:rsidRPr="00414D9F">
              <w:rPr>
                <w:rFonts w:ascii="Calibri" w:eastAsia="Times New Roman" w:hAnsi="Calibri" w:cs="Calibri"/>
                <w:b/>
                <w:bCs/>
                <w:color w:val="974807"/>
                <w:lang w:eastAsia="en-US"/>
              </w:rPr>
              <w:t>LARGE</w:t>
            </w:r>
          </w:p>
        </w:tc>
        <w:tc>
          <w:tcPr>
            <w:tcW w:w="2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&gt; 9 Months</w:t>
            </w:r>
          </w:p>
        </w:tc>
      </w:tr>
    </w:tbl>
    <w:p w:rsidR="00414D9F" w:rsidRDefault="00414D9F" w:rsidP="00414D9F">
      <w:pPr>
        <w:pStyle w:val="ListParagraph"/>
      </w:pPr>
    </w:p>
    <w:tbl>
      <w:tblPr>
        <w:tblW w:w="7075" w:type="dxa"/>
        <w:tblInd w:w="648" w:type="dxa"/>
        <w:tblLook w:val="04A0"/>
      </w:tblPr>
      <w:tblGrid>
        <w:gridCol w:w="680"/>
        <w:gridCol w:w="3700"/>
        <w:gridCol w:w="832"/>
        <w:gridCol w:w="1049"/>
        <w:gridCol w:w="814"/>
      </w:tblGrid>
      <w:tr w:rsidR="00414D9F" w:rsidRPr="00414D9F" w:rsidTr="00414D9F">
        <w:trPr>
          <w:trHeight w:val="290"/>
        </w:trPr>
        <w:tc>
          <w:tcPr>
            <w:tcW w:w="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 </w:t>
            </w:r>
          </w:p>
        </w:tc>
        <w:tc>
          <w:tcPr>
            <w:tcW w:w="3700" w:type="dxa"/>
            <w:tcBorders>
              <w:top w:val="single" w:sz="4" w:space="0" w:color="auto"/>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 </w:t>
            </w:r>
          </w:p>
        </w:tc>
        <w:tc>
          <w:tcPr>
            <w:tcW w:w="2695" w:type="dxa"/>
            <w:gridSpan w:val="3"/>
            <w:tcBorders>
              <w:top w:val="single" w:sz="4" w:space="0" w:color="auto"/>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Project Category</w:t>
            </w:r>
          </w:p>
        </w:tc>
      </w:tr>
      <w:tr w:rsidR="00414D9F" w:rsidRPr="00414D9F" w:rsidTr="00414D9F">
        <w:trPr>
          <w:trHeight w:val="290"/>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Sl. No.</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jc w:val="center"/>
              <w:rPr>
                <w:rFonts w:ascii="Calibri" w:eastAsia="Times New Roman" w:hAnsi="Calibri" w:cs="Calibri"/>
                <w:b/>
                <w:bCs/>
                <w:color w:val="000000"/>
                <w:lang w:eastAsia="en-US"/>
              </w:rPr>
            </w:pPr>
            <w:r w:rsidRPr="00414D9F">
              <w:rPr>
                <w:rFonts w:ascii="Calibri" w:eastAsia="Times New Roman" w:hAnsi="Calibri" w:cs="Calibri"/>
                <w:b/>
                <w:bCs/>
                <w:color w:val="000000"/>
                <w:lang w:eastAsia="en-US"/>
              </w:rPr>
              <w:t>Artifacts</w:t>
            </w:r>
          </w:p>
        </w:tc>
        <w:tc>
          <w:tcPr>
            <w:tcW w:w="832" w:type="dxa"/>
            <w:tcBorders>
              <w:top w:val="nil"/>
              <w:left w:val="nil"/>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254061"/>
                <w:lang w:eastAsia="en-US"/>
              </w:rPr>
            </w:pPr>
            <w:r w:rsidRPr="00414D9F">
              <w:rPr>
                <w:rFonts w:ascii="Calibri" w:eastAsia="Times New Roman" w:hAnsi="Calibri" w:cs="Calibri"/>
                <w:b/>
                <w:bCs/>
                <w:color w:val="254061"/>
                <w:lang w:eastAsia="en-US"/>
              </w:rPr>
              <w:t>SMALL</w:t>
            </w:r>
          </w:p>
        </w:tc>
        <w:tc>
          <w:tcPr>
            <w:tcW w:w="1049" w:type="dxa"/>
            <w:tcBorders>
              <w:top w:val="nil"/>
              <w:left w:val="nil"/>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632523"/>
                <w:lang w:eastAsia="en-US"/>
              </w:rPr>
            </w:pPr>
            <w:r w:rsidRPr="00414D9F">
              <w:rPr>
                <w:rFonts w:ascii="Calibri" w:eastAsia="Times New Roman" w:hAnsi="Calibri" w:cs="Calibri"/>
                <w:b/>
                <w:bCs/>
                <w:color w:val="632523"/>
                <w:lang w:eastAsia="en-US"/>
              </w:rPr>
              <w:t>MEDIUM</w:t>
            </w:r>
          </w:p>
        </w:tc>
        <w:tc>
          <w:tcPr>
            <w:tcW w:w="814" w:type="dxa"/>
            <w:tcBorders>
              <w:top w:val="nil"/>
              <w:left w:val="nil"/>
              <w:bottom w:val="single" w:sz="4" w:space="0" w:color="auto"/>
              <w:right w:val="single" w:sz="4" w:space="0" w:color="auto"/>
            </w:tcBorders>
            <w:shd w:val="clear" w:color="000000" w:fill="FFFFFF"/>
            <w:noWrap/>
            <w:vAlign w:val="center"/>
            <w:hideMark/>
          </w:tcPr>
          <w:p w:rsidR="00414D9F" w:rsidRPr="00414D9F" w:rsidRDefault="00414D9F" w:rsidP="00414D9F">
            <w:pPr>
              <w:spacing w:after="0" w:line="240" w:lineRule="auto"/>
              <w:jc w:val="center"/>
              <w:rPr>
                <w:rFonts w:ascii="Calibri" w:eastAsia="Times New Roman" w:hAnsi="Calibri" w:cs="Calibri"/>
                <w:b/>
                <w:bCs/>
                <w:color w:val="974807"/>
                <w:lang w:eastAsia="en-US"/>
              </w:rPr>
            </w:pPr>
            <w:r w:rsidRPr="00414D9F">
              <w:rPr>
                <w:rFonts w:ascii="Calibri" w:eastAsia="Times New Roman" w:hAnsi="Calibri" w:cs="Calibri"/>
                <w:b/>
                <w:bCs/>
                <w:color w:val="974807"/>
                <w:lang w:eastAsia="en-US"/>
              </w:rPr>
              <w:t>LARGE</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w:t>
            </w:r>
          </w:p>
        </w:tc>
        <w:tc>
          <w:tcPr>
            <w:tcW w:w="3700" w:type="dxa"/>
            <w:tcBorders>
              <w:top w:val="nil"/>
              <w:left w:val="nil"/>
              <w:bottom w:val="single" w:sz="4" w:space="0" w:color="auto"/>
              <w:right w:val="single" w:sz="4" w:space="0" w:color="auto"/>
            </w:tcBorders>
            <w:shd w:val="clear" w:color="FFFF00" w:fill="FFFFFF"/>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Client Enquiry</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w:t>
            </w:r>
          </w:p>
        </w:tc>
        <w:tc>
          <w:tcPr>
            <w:tcW w:w="3700" w:type="dxa"/>
            <w:tcBorders>
              <w:top w:val="nil"/>
              <w:left w:val="nil"/>
              <w:bottom w:val="single" w:sz="4" w:space="0" w:color="auto"/>
              <w:right w:val="single" w:sz="4" w:space="0" w:color="auto"/>
            </w:tcBorders>
            <w:shd w:val="clear" w:color="FFFF00" w:fill="FFFFFF"/>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Quote with specifications</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3</w:t>
            </w:r>
          </w:p>
        </w:tc>
        <w:tc>
          <w:tcPr>
            <w:tcW w:w="3700" w:type="dxa"/>
            <w:tcBorders>
              <w:top w:val="nil"/>
              <w:left w:val="nil"/>
              <w:bottom w:val="single" w:sz="4" w:space="0" w:color="auto"/>
              <w:right w:val="single" w:sz="4" w:space="0" w:color="auto"/>
            </w:tcBorders>
            <w:shd w:val="clear" w:color="FFFF00" w:fill="FFFFFF"/>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Acceptance Mail from the Client</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4</w:t>
            </w:r>
          </w:p>
        </w:tc>
        <w:tc>
          <w:tcPr>
            <w:tcW w:w="3700" w:type="dxa"/>
            <w:tcBorders>
              <w:top w:val="nil"/>
              <w:left w:val="nil"/>
              <w:bottom w:val="single" w:sz="4" w:space="0" w:color="auto"/>
              <w:right w:val="single" w:sz="4" w:space="0" w:color="auto"/>
            </w:tcBorders>
            <w:shd w:val="clear" w:color="FFFF00" w:fill="FFFFFF"/>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PO from Client</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5</w:t>
            </w:r>
          </w:p>
        </w:tc>
        <w:tc>
          <w:tcPr>
            <w:tcW w:w="3700" w:type="dxa"/>
            <w:tcBorders>
              <w:top w:val="nil"/>
              <w:left w:val="nil"/>
              <w:bottom w:val="single" w:sz="4" w:space="0" w:color="auto"/>
              <w:right w:val="single" w:sz="4" w:space="0" w:color="auto"/>
            </w:tcBorders>
            <w:shd w:val="clear" w:color="FFFF00" w:fill="FFFFFF"/>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Revision if any</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6</w:t>
            </w:r>
          </w:p>
        </w:tc>
        <w:tc>
          <w:tcPr>
            <w:tcW w:w="3700" w:type="dxa"/>
            <w:tcBorders>
              <w:top w:val="nil"/>
              <w:left w:val="nil"/>
              <w:bottom w:val="single" w:sz="4" w:space="0" w:color="auto"/>
              <w:right w:val="single" w:sz="4" w:space="0" w:color="auto"/>
            </w:tcBorders>
            <w:shd w:val="clear" w:color="auto" w:fill="auto"/>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Document Repository Index</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7</w:t>
            </w:r>
          </w:p>
        </w:tc>
        <w:tc>
          <w:tcPr>
            <w:tcW w:w="3700" w:type="dxa"/>
            <w:tcBorders>
              <w:top w:val="nil"/>
              <w:left w:val="nil"/>
              <w:bottom w:val="single" w:sz="4" w:space="0" w:color="auto"/>
              <w:right w:val="single" w:sz="4" w:space="0" w:color="auto"/>
            </w:tcBorders>
            <w:shd w:val="clear" w:color="auto" w:fill="auto"/>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Prototype/POC document</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8</w:t>
            </w:r>
          </w:p>
        </w:tc>
        <w:tc>
          <w:tcPr>
            <w:tcW w:w="3700" w:type="dxa"/>
            <w:tcBorders>
              <w:top w:val="nil"/>
              <w:left w:val="nil"/>
              <w:bottom w:val="single" w:sz="4" w:space="0" w:color="auto"/>
              <w:right w:val="single" w:sz="4" w:space="0" w:color="auto"/>
            </w:tcBorders>
            <w:shd w:val="clear" w:color="auto" w:fill="auto"/>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Project Authorisation (PA)</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9</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Software Requirement Specification (SRS)</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10</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Financial estimation</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11</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 xml:space="preserve">Work project schedule </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12</w:t>
            </w:r>
          </w:p>
        </w:tc>
        <w:tc>
          <w:tcPr>
            <w:tcW w:w="3700" w:type="dxa"/>
            <w:tcBorders>
              <w:top w:val="nil"/>
              <w:left w:val="nil"/>
              <w:bottom w:val="single" w:sz="4" w:space="0" w:color="auto"/>
              <w:right w:val="single" w:sz="4" w:space="0" w:color="auto"/>
            </w:tcBorders>
            <w:shd w:val="clear" w:color="auto" w:fill="auto"/>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 xml:space="preserve">Project Plan. </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13</w:t>
            </w:r>
          </w:p>
        </w:tc>
        <w:tc>
          <w:tcPr>
            <w:tcW w:w="3700" w:type="dxa"/>
            <w:tcBorders>
              <w:top w:val="nil"/>
              <w:left w:val="nil"/>
              <w:bottom w:val="single" w:sz="4" w:space="0" w:color="auto"/>
              <w:right w:val="single" w:sz="4" w:space="0" w:color="auto"/>
            </w:tcBorders>
            <w:shd w:val="clear" w:color="auto" w:fill="auto"/>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Software Design Description (SDD).</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14</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Requirement Traceability Matrix (RTM)</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504D"/>
                <w:lang w:eastAsia="en-US"/>
              </w:rPr>
            </w:pPr>
            <w:r w:rsidRPr="00414D9F">
              <w:rPr>
                <w:rFonts w:ascii="Arial Black" w:eastAsia="Times New Roman" w:hAnsi="Arial Black" w:cs="Calibri"/>
                <w:b/>
                <w:bCs/>
                <w:color w:val="C0504D"/>
                <w:lang w:eastAsia="en-US"/>
              </w:rPr>
              <w:t>O</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15</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Change Request Tracker</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lastRenderedPageBreak/>
              <w:t>16</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Test Plan (TP) &amp;Test Case Documents</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17</w:t>
            </w:r>
          </w:p>
        </w:tc>
        <w:tc>
          <w:tcPr>
            <w:tcW w:w="3700" w:type="dxa"/>
            <w:tcBorders>
              <w:top w:val="nil"/>
              <w:left w:val="nil"/>
              <w:bottom w:val="single" w:sz="4" w:space="0" w:color="auto"/>
              <w:right w:val="single" w:sz="4" w:space="0" w:color="auto"/>
            </w:tcBorders>
            <w:shd w:val="clear" w:color="auto" w:fill="auto"/>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Test Case (TC)</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18</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Project Status Report (PSR)</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19</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Release Check List &amp; Release Notes</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4BACC6"/>
                <w:lang w:eastAsia="en-US"/>
              </w:rPr>
            </w:pPr>
            <w:r w:rsidRPr="00414D9F">
              <w:rPr>
                <w:rFonts w:ascii="Arial Black" w:eastAsia="Times New Roman" w:hAnsi="Arial Black" w:cs="Calibri"/>
                <w:b/>
                <w:bCs/>
                <w:color w:val="4BACC6"/>
                <w:lang w:eastAsia="en-US"/>
              </w:rPr>
              <w:t>N</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20</w:t>
            </w:r>
          </w:p>
        </w:tc>
        <w:tc>
          <w:tcPr>
            <w:tcW w:w="3700" w:type="dxa"/>
            <w:tcBorders>
              <w:top w:val="nil"/>
              <w:left w:val="nil"/>
              <w:bottom w:val="single" w:sz="4" w:space="0" w:color="auto"/>
              <w:right w:val="single" w:sz="4" w:space="0" w:color="auto"/>
            </w:tcBorders>
            <w:shd w:val="clear" w:color="auto" w:fill="auto"/>
            <w:noWrap/>
            <w:vAlign w:val="center"/>
            <w:hideMark/>
          </w:tcPr>
          <w:p w:rsidR="00414D9F" w:rsidRPr="00414D9F" w:rsidRDefault="00414D9F" w:rsidP="00414D9F">
            <w:pPr>
              <w:spacing w:after="0" w:line="240" w:lineRule="auto"/>
              <w:rPr>
                <w:rFonts w:ascii="Calibri" w:eastAsia="Times New Roman" w:hAnsi="Calibri" w:cs="Calibri"/>
                <w:color w:val="000000"/>
                <w:sz w:val="21"/>
                <w:szCs w:val="21"/>
                <w:lang w:eastAsia="en-US"/>
              </w:rPr>
            </w:pPr>
            <w:r w:rsidRPr="00414D9F">
              <w:rPr>
                <w:rFonts w:ascii="Calibri" w:eastAsia="Times New Roman" w:hAnsi="Calibri" w:cs="Calibri"/>
                <w:color w:val="000000"/>
                <w:sz w:val="21"/>
                <w:szCs w:val="21"/>
                <w:lang w:eastAsia="en-US"/>
              </w:rPr>
              <w:t>Project Closure Document with Learnings</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87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21</w:t>
            </w:r>
          </w:p>
        </w:tc>
        <w:tc>
          <w:tcPr>
            <w:tcW w:w="3700" w:type="dxa"/>
            <w:tcBorders>
              <w:top w:val="nil"/>
              <w:left w:val="nil"/>
              <w:bottom w:val="single" w:sz="4" w:space="0" w:color="auto"/>
              <w:right w:val="single" w:sz="4" w:space="0" w:color="auto"/>
            </w:tcBorders>
            <w:shd w:val="clear" w:color="auto" w:fill="auto"/>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 xml:space="preserve">Evaluation of the success (Customer feed back) &amp; document the lessons learned. </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580"/>
        </w:trPr>
        <w:tc>
          <w:tcPr>
            <w:tcW w:w="680" w:type="dxa"/>
            <w:tcBorders>
              <w:top w:val="nil"/>
              <w:left w:val="single" w:sz="4" w:space="0" w:color="auto"/>
              <w:bottom w:val="single" w:sz="4" w:space="0" w:color="auto"/>
              <w:right w:val="single" w:sz="4" w:space="0" w:color="auto"/>
            </w:tcBorders>
            <w:shd w:val="clear" w:color="FFFF00" w:fill="FFFFFF"/>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22</w:t>
            </w:r>
          </w:p>
        </w:tc>
        <w:tc>
          <w:tcPr>
            <w:tcW w:w="3700" w:type="dxa"/>
            <w:tcBorders>
              <w:top w:val="nil"/>
              <w:left w:val="nil"/>
              <w:bottom w:val="single" w:sz="4" w:space="0" w:color="auto"/>
              <w:right w:val="single" w:sz="4" w:space="0" w:color="auto"/>
            </w:tcBorders>
            <w:shd w:val="clear" w:color="auto" w:fill="auto"/>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Reusable components - identified and added to repository</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auto" w:fill="auto"/>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23</w:t>
            </w:r>
          </w:p>
        </w:tc>
        <w:tc>
          <w:tcPr>
            <w:tcW w:w="3700" w:type="dxa"/>
            <w:tcBorders>
              <w:top w:val="nil"/>
              <w:left w:val="nil"/>
              <w:bottom w:val="single" w:sz="4" w:space="0" w:color="auto"/>
              <w:right w:val="single" w:sz="4" w:space="0" w:color="auto"/>
            </w:tcBorders>
            <w:shd w:val="clear" w:color="auto" w:fill="auto"/>
            <w:noWrap/>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Project Risk Tracker</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auto" w:fill="auto"/>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24</w:t>
            </w:r>
          </w:p>
        </w:tc>
        <w:tc>
          <w:tcPr>
            <w:tcW w:w="3700" w:type="dxa"/>
            <w:tcBorders>
              <w:top w:val="nil"/>
              <w:left w:val="nil"/>
              <w:bottom w:val="single" w:sz="4" w:space="0" w:color="auto"/>
              <w:right w:val="single" w:sz="4" w:space="0" w:color="auto"/>
            </w:tcBorders>
            <w:shd w:val="clear" w:color="auto" w:fill="auto"/>
            <w:noWrap/>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User Guide for Client</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r w:rsidR="00414D9F" w:rsidRPr="00414D9F" w:rsidTr="00414D9F">
        <w:trPr>
          <w:trHeight w:val="340"/>
        </w:trPr>
        <w:tc>
          <w:tcPr>
            <w:tcW w:w="680" w:type="dxa"/>
            <w:tcBorders>
              <w:top w:val="nil"/>
              <w:left w:val="single" w:sz="4" w:space="0" w:color="auto"/>
              <w:bottom w:val="single" w:sz="4" w:space="0" w:color="auto"/>
              <w:right w:val="single" w:sz="4" w:space="0" w:color="auto"/>
            </w:tcBorders>
            <w:shd w:val="clear" w:color="auto" w:fill="auto"/>
            <w:noWrap/>
            <w:hideMark/>
          </w:tcPr>
          <w:p w:rsidR="00414D9F" w:rsidRPr="00414D9F" w:rsidRDefault="00414D9F" w:rsidP="00414D9F">
            <w:pPr>
              <w:spacing w:after="0" w:line="240" w:lineRule="auto"/>
              <w:jc w:val="center"/>
              <w:rPr>
                <w:rFonts w:ascii="Calibri" w:eastAsia="Times New Roman" w:hAnsi="Calibri" w:cs="Calibri"/>
                <w:color w:val="000000"/>
                <w:lang w:eastAsia="en-US"/>
              </w:rPr>
            </w:pPr>
            <w:r w:rsidRPr="00414D9F">
              <w:rPr>
                <w:rFonts w:ascii="Calibri" w:eastAsia="Times New Roman" w:hAnsi="Calibri" w:cs="Calibri"/>
                <w:color w:val="000000"/>
                <w:lang w:eastAsia="en-US"/>
              </w:rPr>
              <w:t>25</w:t>
            </w:r>
          </w:p>
        </w:tc>
        <w:tc>
          <w:tcPr>
            <w:tcW w:w="3700" w:type="dxa"/>
            <w:tcBorders>
              <w:top w:val="nil"/>
              <w:left w:val="nil"/>
              <w:bottom w:val="single" w:sz="4" w:space="0" w:color="auto"/>
              <w:right w:val="single" w:sz="4" w:space="0" w:color="auto"/>
            </w:tcBorders>
            <w:shd w:val="clear" w:color="auto" w:fill="auto"/>
            <w:noWrap/>
            <w:vAlign w:val="bottom"/>
            <w:hideMark/>
          </w:tcPr>
          <w:p w:rsidR="00414D9F" w:rsidRPr="00414D9F" w:rsidRDefault="00414D9F" w:rsidP="00414D9F">
            <w:pPr>
              <w:spacing w:after="0" w:line="240" w:lineRule="auto"/>
              <w:rPr>
                <w:rFonts w:ascii="Calibri" w:eastAsia="Times New Roman" w:hAnsi="Calibri" w:cs="Calibri"/>
                <w:color w:val="000000"/>
                <w:lang w:eastAsia="en-US"/>
              </w:rPr>
            </w:pPr>
            <w:r w:rsidRPr="00414D9F">
              <w:rPr>
                <w:rFonts w:ascii="Calibri" w:eastAsia="Times New Roman" w:hAnsi="Calibri" w:cs="Calibri"/>
                <w:color w:val="000000"/>
                <w:lang w:eastAsia="en-US"/>
              </w:rPr>
              <w:t>User Guide for Programmer</w:t>
            </w:r>
          </w:p>
        </w:tc>
        <w:tc>
          <w:tcPr>
            <w:tcW w:w="832"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1049"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c>
          <w:tcPr>
            <w:tcW w:w="814" w:type="dxa"/>
            <w:tcBorders>
              <w:top w:val="nil"/>
              <w:left w:val="nil"/>
              <w:bottom w:val="single" w:sz="4" w:space="0" w:color="auto"/>
              <w:right w:val="single" w:sz="4" w:space="0" w:color="auto"/>
            </w:tcBorders>
            <w:shd w:val="clear" w:color="FFFF00" w:fill="FFFFFF"/>
            <w:noWrap/>
            <w:vAlign w:val="center"/>
            <w:hideMark/>
          </w:tcPr>
          <w:p w:rsidR="00414D9F" w:rsidRPr="00414D9F" w:rsidRDefault="00414D9F" w:rsidP="00414D9F">
            <w:pPr>
              <w:spacing w:after="0" w:line="240" w:lineRule="auto"/>
              <w:jc w:val="center"/>
              <w:rPr>
                <w:rFonts w:ascii="Arial Black" w:eastAsia="Times New Roman" w:hAnsi="Arial Black" w:cs="Calibri"/>
                <w:b/>
                <w:bCs/>
                <w:color w:val="C00000"/>
                <w:lang w:eastAsia="en-US"/>
              </w:rPr>
            </w:pPr>
            <w:r w:rsidRPr="00414D9F">
              <w:rPr>
                <w:rFonts w:ascii="Arial Black" w:eastAsia="Times New Roman" w:hAnsi="Arial Black" w:cs="Calibri"/>
                <w:b/>
                <w:bCs/>
                <w:color w:val="C00000"/>
                <w:lang w:eastAsia="en-US"/>
              </w:rPr>
              <w:t>M</w:t>
            </w:r>
          </w:p>
        </w:tc>
      </w:tr>
    </w:tbl>
    <w:p w:rsidR="00414D9F" w:rsidRPr="00414D9F" w:rsidRDefault="009A30DE" w:rsidP="009A30DE">
      <w:pPr>
        <w:spacing w:after="0" w:line="240" w:lineRule="auto"/>
        <w:rPr>
          <w:rFonts w:ascii="Calibri" w:eastAsia="Times New Roman" w:hAnsi="Calibri" w:cs="Calibri"/>
          <w:color w:val="000000"/>
          <w:lang w:eastAsia="en-US"/>
        </w:rPr>
      </w:pPr>
      <w:r>
        <w:t xml:space="preserve">                     </w:t>
      </w:r>
      <w:r w:rsidR="00414D9F" w:rsidRPr="00414D9F">
        <w:rPr>
          <w:rFonts w:ascii="Calibri" w:eastAsia="Times New Roman" w:hAnsi="Calibri" w:cs="Calibri"/>
          <w:color w:val="000000"/>
          <w:lang w:eastAsia="en-US"/>
        </w:rPr>
        <w:t xml:space="preserve">Notation:  </w:t>
      </w:r>
      <w:r w:rsidR="00414D9F" w:rsidRPr="00414D9F">
        <w:rPr>
          <w:rFonts w:ascii="Arial Black" w:eastAsia="Times New Roman" w:hAnsi="Arial Black" w:cs="Calibri"/>
          <w:color w:val="C00000"/>
          <w:lang w:eastAsia="en-US"/>
        </w:rPr>
        <w:t>M</w:t>
      </w:r>
      <w:r w:rsidR="00414D9F" w:rsidRPr="00414D9F">
        <w:rPr>
          <w:rFonts w:ascii="Calibri" w:eastAsia="Times New Roman" w:hAnsi="Calibri" w:cs="Calibri"/>
          <w:color w:val="000000"/>
          <w:lang w:eastAsia="en-US"/>
        </w:rPr>
        <w:t>andatory</w:t>
      </w:r>
      <w:r>
        <w:rPr>
          <w:rFonts w:ascii="Calibri" w:eastAsia="Times New Roman" w:hAnsi="Calibri" w:cs="Calibri"/>
          <w:color w:val="000000"/>
          <w:lang w:eastAsia="en-US"/>
        </w:rPr>
        <w:t xml:space="preserve"> /</w:t>
      </w:r>
      <w:r w:rsidR="00414D9F" w:rsidRPr="00414D9F">
        <w:rPr>
          <w:rFonts w:ascii="Calibri" w:eastAsia="Times New Roman" w:hAnsi="Calibri" w:cs="Calibri"/>
          <w:color w:val="000000"/>
          <w:lang w:eastAsia="en-US"/>
        </w:rPr>
        <w:t xml:space="preserve"> </w:t>
      </w:r>
      <w:r w:rsidR="00414D9F" w:rsidRPr="00414D9F">
        <w:rPr>
          <w:rFonts w:ascii="Arial Black" w:eastAsia="Times New Roman" w:hAnsi="Arial Black" w:cs="Calibri"/>
          <w:color w:val="C0504D"/>
          <w:lang w:eastAsia="en-US"/>
        </w:rPr>
        <w:t>O</w:t>
      </w:r>
      <w:r w:rsidR="00414D9F" w:rsidRPr="00414D9F">
        <w:rPr>
          <w:rFonts w:ascii="Calibri" w:eastAsia="Times New Roman" w:hAnsi="Calibri" w:cs="Calibri"/>
          <w:color w:val="000000"/>
          <w:lang w:eastAsia="en-US"/>
        </w:rPr>
        <w:t>ptional</w:t>
      </w:r>
      <w:r>
        <w:rPr>
          <w:rFonts w:ascii="Calibri" w:eastAsia="Times New Roman" w:hAnsi="Calibri" w:cs="Calibri"/>
          <w:color w:val="000000"/>
          <w:lang w:eastAsia="en-US"/>
        </w:rPr>
        <w:t xml:space="preserve"> /</w:t>
      </w:r>
      <w:r w:rsidR="00414D9F" w:rsidRPr="00414D9F">
        <w:rPr>
          <w:rFonts w:ascii="Calibri" w:eastAsia="Times New Roman" w:hAnsi="Calibri" w:cs="Calibri"/>
          <w:color w:val="000000"/>
          <w:lang w:eastAsia="en-US"/>
        </w:rPr>
        <w:t xml:space="preserve"> </w:t>
      </w:r>
      <w:r w:rsidR="00414D9F" w:rsidRPr="00414D9F">
        <w:rPr>
          <w:rFonts w:ascii="Arial Black" w:eastAsia="Times New Roman" w:hAnsi="Arial Black" w:cs="Calibri"/>
          <w:color w:val="4BACC6"/>
          <w:lang w:eastAsia="en-US"/>
        </w:rPr>
        <w:t>N</w:t>
      </w:r>
      <w:r w:rsidR="00414D9F" w:rsidRPr="00414D9F">
        <w:rPr>
          <w:rFonts w:ascii="Calibri" w:eastAsia="Times New Roman" w:hAnsi="Calibri" w:cs="Calibri"/>
          <w:color w:val="000000"/>
          <w:lang w:eastAsia="en-US"/>
        </w:rPr>
        <w:t>ot requ</w:t>
      </w:r>
      <w:r w:rsidR="00414D9F">
        <w:rPr>
          <w:rFonts w:ascii="Calibri" w:eastAsia="Times New Roman" w:hAnsi="Calibri" w:cs="Calibri"/>
          <w:color w:val="000000"/>
          <w:lang w:eastAsia="en-US"/>
        </w:rPr>
        <w:t>i</w:t>
      </w:r>
      <w:r w:rsidR="00414D9F" w:rsidRPr="00414D9F">
        <w:rPr>
          <w:rFonts w:ascii="Calibri" w:eastAsia="Times New Roman" w:hAnsi="Calibri" w:cs="Calibri"/>
          <w:color w:val="000000"/>
          <w:lang w:eastAsia="en-US"/>
        </w:rPr>
        <w:t>red</w:t>
      </w:r>
    </w:p>
    <w:p w:rsidR="00414D9F" w:rsidRDefault="003C1989">
      <w:r>
        <w:br w:type="page"/>
      </w:r>
    </w:p>
    <w:p w:rsidR="007A3857" w:rsidRDefault="007A3857" w:rsidP="007A3857">
      <w:pPr>
        <w:pStyle w:val="Heading1"/>
        <w:numPr>
          <w:ilvl w:val="0"/>
          <w:numId w:val="1"/>
        </w:numPr>
        <w:spacing w:before="240" w:line="259" w:lineRule="auto"/>
      </w:pPr>
      <w:bookmarkStart w:id="77" w:name="_Toc498983627"/>
      <w:bookmarkStart w:id="78" w:name="_Toc498984145"/>
      <w:r>
        <w:lastRenderedPageBreak/>
        <w:t>responsibilities</w:t>
      </w:r>
      <w:bookmarkEnd w:id="77"/>
      <w:bookmarkEnd w:id="78"/>
    </w:p>
    <w:p w:rsidR="000B596B" w:rsidRDefault="000B596B" w:rsidP="000B596B">
      <w:pPr>
        <w:jc w:val="both"/>
      </w:pPr>
      <w:r>
        <w:t>Responsibilities regarding the activities and documents throughout the project is depicted in the “</w:t>
      </w:r>
      <w:r w:rsidR="004B4B29">
        <w:t>ICS</w:t>
      </w:r>
      <w:r>
        <w:t xml:space="preserve"> Project Proc</w:t>
      </w:r>
      <w:r w:rsidR="003C1989">
        <w:t xml:space="preserve">ess Flow Diagram” given below: </w:t>
      </w:r>
    </w:p>
    <w:p w:rsidR="000B596B" w:rsidRDefault="00414D9F" w:rsidP="000B596B">
      <w:pPr>
        <w:jc w:val="both"/>
      </w:pPr>
      <w:del w:id="79" w:author="Mathew K S." w:date="2018-06-27T12:20:00Z">
        <w:r>
          <w:rPr>
            <w:noProof/>
            <w:lang w:eastAsia="en-US"/>
          </w:rPr>
          <w:drawing>
            <wp:inline distT="0" distB="0" distL="0" distR="0">
              <wp:extent cx="5943600" cy="472010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720104"/>
                      </a:xfrm>
                      <a:prstGeom prst="rect">
                        <a:avLst/>
                      </a:prstGeom>
                      <a:noFill/>
                      <a:ln>
                        <a:noFill/>
                      </a:ln>
                    </pic:spPr>
                  </pic:pic>
                </a:graphicData>
              </a:graphic>
            </wp:inline>
          </w:drawing>
        </w:r>
      </w:del>
    </w:p>
    <w:p w:rsidR="000B596B" w:rsidRDefault="00414D9F" w:rsidP="000B596B">
      <w:pPr>
        <w:rPr>
          <w:rFonts w:asciiTheme="majorHAnsi" w:eastAsiaTheme="majorEastAsia" w:hAnsiTheme="majorHAnsi" w:cstheme="majorBidi"/>
          <w:b/>
          <w:bCs/>
          <w:color w:val="365F91" w:themeColor="accent1" w:themeShade="BF"/>
          <w:sz w:val="28"/>
          <w:szCs w:val="28"/>
        </w:rPr>
      </w:pPr>
      <w:ins w:id="80" w:author="Mathew K S." w:date="2018-06-27T12:27:00Z">
        <w:r>
          <w:rPr>
            <w:noProof/>
            <w:lang w:eastAsia="en-US"/>
          </w:rPr>
          <w:lastRenderedPageBreak/>
          <w:drawing>
            <wp:inline distT="0" distB="0" distL="0" distR="0">
              <wp:extent cx="5943600" cy="4706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706271"/>
                      </a:xfrm>
                      <a:prstGeom prst="rect">
                        <a:avLst/>
                      </a:prstGeom>
                      <a:noFill/>
                      <a:ln>
                        <a:noFill/>
                      </a:ln>
                    </pic:spPr>
                  </pic:pic>
                </a:graphicData>
              </a:graphic>
            </wp:inline>
          </w:drawing>
        </w:r>
      </w:ins>
      <w:r w:rsidR="000B596B">
        <w:br w:type="page"/>
      </w:r>
    </w:p>
    <w:p w:rsidR="007A3857" w:rsidRDefault="007A3857" w:rsidP="007A3857">
      <w:pPr>
        <w:pStyle w:val="Heading1"/>
        <w:numPr>
          <w:ilvl w:val="0"/>
          <w:numId w:val="1"/>
        </w:numPr>
        <w:spacing w:before="240" w:line="259" w:lineRule="auto"/>
      </w:pPr>
      <w:bookmarkStart w:id="81" w:name="_Toc498983628"/>
      <w:bookmarkStart w:id="82" w:name="_Toc498984146"/>
      <w:r>
        <w:lastRenderedPageBreak/>
        <w:t>quality records</w:t>
      </w:r>
      <w:bookmarkEnd w:id="81"/>
      <w:bookmarkEnd w:id="82"/>
    </w:p>
    <w:p w:rsidR="000B596B" w:rsidRPr="00A73687" w:rsidRDefault="003C1989" w:rsidP="000B596B">
      <w:pPr>
        <w:numPr>
          <w:ilvl w:val="0"/>
          <w:numId w:val="28"/>
        </w:numPr>
        <w:spacing w:after="0"/>
        <w:jc w:val="both"/>
      </w:pPr>
      <w:r>
        <w:t>Review &amp;</w:t>
      </w:r>
      <w:r w:rsidR="000B596B">
        <w:t>Audit Reports</w:t>
      </w:r>
    </w:p>
    <w:p w:rsidR="000B596B" w:rsidRDefault="000B596B" w:rsidP="000B596B">
      <w:pPr>
        <w:numPr>
          <w:ilvl w:val="0"/>
          <w:numId w:val="28"/>
        </w:numPr>
        <w:spacing w:after="0"/>
        <w:jc w:val="both"/>
      </w:pPr>
      <w:r w:rsidRPr="005839DE">
        <w:t>P</w:t>
      </w:r>
      <w:r>
        <w:t>roject C</w:t>
      </w:r>
      <w:r w:rsidRPr="005839DE">
        <w:t xml:space="preserve">losure </w:t>
      </w:r>
      <w:r>
        <w:t>Document</w:t>
      </w:r>
    </w:p>
    <w:p w:rsidR="000B596B" w:rsidRDefault="000B596B" w:rsidP="000B596B">
      <w:pPr>
        <w:numPr>
          <w:ilvl w:val="0"/>
          <w:numId w:val="28"/>
        </w:numPr>
        <w:spacing w:after="0"/>
        <w:jc w:val="both"/>
      </w:pPr>
      <w:r>
        <w:t>Sprint Closure Document</w:t>
      </w:r>
    </w:p>
    <w:p w:rsidR="007A3857" w:rsidRDefault="007A3857" w:rsidP="007A3857">
      <w:pPr>
        <w:pStyle w:val="Heading1"/>
        <w:numPr>
          <w:ilvl w:val="0"/>
          <w:numId w:val="1"/>
        </w:numPr>
        <w:spacing w:before="240" w:line="259" w:lineRule="auto"/>
      </w:pPr>
      <w:bookmarkStart w:id="83" w:name="_Toc498983629"/>
      <w:bookmarkStart w:id="84" w:name="_Toc498984147"/>
      <w:r>
        <w:t>reference</w:t>
      </w:r>
      <w:bookmarkEnd w:id="83"/>
      <w:bookmarkEnd w:id="84"/>
    </w:p>
    <w:p w:rsidR="003C1989" w:rsidRDefault="003C1989" w:rsidP="000B596B">
      <w:pPr>
        <w:pStyle w:val="ListParagraph"/>
        <w:ind w:left="432"/>
      </w:pPr>
      <w:r>
        <w:t>PMBOK</w:t>
      </w:r>
      <w:r w:rsidR="000B596B">
        <w:tab/>
        <w:t>- Pro</w:t>
      </w:r>
      <w:r>
        <w:t>ject Management Body of Knowledge by Project Management Institute (PMI, USA)</w:t>
      </w:r>
    </w:p>
    <w:p w:rsidR="007A3857" w:rsidRDefault="007A3857" w:rsidP="007A3857">
      <w:pPr>
        <w:pStyle w:val="Heading1"/>
        <w:numPr>
          <w:ilvl w:val="0"/>
          <w:numId w:val="1"/>
        </w:numPr>
        <w:spacing w:before="240" w:line="259" w:lineRule="auto"/>
      </w:pPr>
      <w:bookmarkStart w:id="85" w:name="_Toc466454391"/>
      <w:bookmarkStart w:id="86" w:name="_Toc466454392"/>
      <w:bookmarkStart w:id="87" w:name="_Toc498983630"/>
      <w:bookmarkStart w:id="88" w:name="_Toc498984148"/>
      <w:bookmarkEnd w:id="85"/>
      <w:bookmarkEnd w:id="86"/>
      <w:r>
        <w:t>annexure list</w:t>
      </w:r>
      <w:bookmarkEnd w:id="87"/>
      <w:bookmarkEnd w:id="88"/>
    </w:p>
    <w:p w:rsidR="000B596B" w:rsidRDefault="004B4B29" w:rsidP="000B596B">
      <w:pPr>
        <w:numPr>
          <w:ilvl w:val="0"/>
          <w:numId w:val="36"/>
        </w:numPr>
        <w:spacing w:after="0" w:line="240" w:lineRule="auto"/>
        <w:jc w:val="both"/>
      </w:pPr>
      <w:r>
        <w:t>ICS</w:t>
      </w:r>
      <w:r w:rsidR="000B596B">
        <w:t>/FMT/PA</w:t>
      </w:r>
      <w:r w:rsidR="000B596B">
        <w:tab/>
        <w:t>- Project Authorization Template</w:t>
      </w:r>
    </w:p>
    <w:p w:rsidR="000B596B" w:rsidRDefault="004B4B29" w:rsidP="000B596B">
      <w:pPr>
        <w:numPr>
          <w:ilvl w:val="0"/>
          <w:numId w:val="36"/>
        </w:numPr>
        <w:spacing w:after="0" w:line="240" w:lineRule="auto"/>
        <w:jc w:val="both"/>
      </w:pPr>
      <w:r>
        <w:t>ICS</w:t>
      </w:r>
      <w:r w:rsidR="000B596B">
        <w:t xml:space="preserve">/FMT/FPA </w:t>
      </w:r>
      <w:r w:rsidR="000B596B">
        <w:tab/>
        <w:t>- FP Estimation Template</w:t>
      </w:r>
    </w:p>
    <w:p w:rsidR="000B596B" w:rsidRDefault="004B4B29" w:rsidP="000B596B">
      <w:pPr>
        <w:numPr>
          <w:ilvl w:val="0"/>
          <w:numId w:val="36"/>
        </w:numPr>
        <w:spacing w:after="0" w:line="240" w:lineRule="auto"/>
        <w:jc w:val="both"/>
      </w:pPr>
      <w:r>
        <w:t>ICS</w:t>
      </w:r>
      <w:r w:rsidR="000B596B">
        <w:t>/FMT/</w:t>
      </w:r>
      <w:r w:rsidR="003C1989">
        <w:t>T</w:t>
      </w:r>
      <w:r w:rsidR="000B596B">
        <w:t xml:space="preserve">S </w:t>
      </w:r>
      <w:r w:rsidR="000B596B">
        <w:tab/>
        <w:t xml:space="preserve">- </w:t>
      </w:r>
      <w:r w:rsidR="003C1989">
        <w:t>Task</w:t>
      </w:r>
      <w:r w:rsidR="000B596B">
        <w:t xml:space="preserve"> Schedule Template</w:t>
      </w:r>
    </w:p>
    <w:p w:rsidR="000B596B" w:rsidRDefault="004B4B29" w:rsidP="000B596B">
      <w:pPr>
        <w:numPr>
          <w:ilvl w:val="0"/>
          <w:numId w:val="36"/>
        </w:numPr>
        <w:spacing w:after="0" w:line="240" w:lineRule="auto"/>
        <w:jc w:val="both"/>
      </w:pPr>
      <w:r>
        <w:t>ICS</w:t>
      </w:r>
      <w:r w:rsidR="000B596B">
        <w:t>/FMT/PP</w:t>
      </w:r>
      <w:r w:rsidR="000B596B">
        <w:tab/>
        <w:t>- Project Plan Template</w:t>
      </w:r>
    </w:p>
    <w:p w:rsidR="003C1989" w:rsidRDefault="003C1989" w:rsidP="000B596B">
      <w:pPr>
        <w:numPr>
          <w:ilvl w:val="0"/>
          <w:numId w:val="36"/>
        </w:numPr>
        <w:spacing w:after="0" w:line="240" w:lineRule="auto"/>
        <w:jc w:val="both"/>
      </w:pPr>
      <w:r>
        <w:t>ICS/FMT/SRS</w:t>
      </w:r>
      <w:r>
        <w:tab/>
        <w:t>- Software Requirement Specification Template</w:t>
      </w:r>
    </w:p>
    <w:p w:rsidR="003C1989" w:rsidRDefault="003C1989" w:rsidP="000B596B">
      <w:pPr>
        <w:numPr>
          <w:ilvl w:val="0"/>
          <w:numId w:val="36"/>
        </w:numPr>
        <w:spacing w:after="0" w:line="240" w:lineRule="auto"/>
        <w:jc w:val="both"/>
      </w:pPr>
      <w:r>
        <w:t>ICS/FMT/RTM</w:t>
      </w:r>
      <w:r>
        <w:tab/>
        <w:t>- Requirement Traceability Matrix Template</w:t>
      </w:r>
    </w:p>
    <w:p w:rsidR="003C1989" w:rsidRDefault="003C1989" w:rsidP="000B596B">
      <w:pPr>
        <w:numPr>
          <w:ilvl w:val="0"/>
          <w:numId w:val="36"/>
        </w:numPr>
        <w:spacing w:after="0" w:line="240" w:lineRule="auto"/>
        <w:jc w:val="both"/>
      </w:pPr>
      <w:r>
        <w:t>ICS/FMT/SDD</w:t>
      </w:r>
      <w:r>
        <w:tab/>
        <w:t>- Software Design Description Template</w:t>
      </w:r>
    </w:p>
    <w:p w:rsidR="000B596B" w:rsidRDefault="004B4B29" w:rsidP="000B596B">
      <w:pPr>
        <w:numPr>
          <w:ilvl w:val="0"/>
          <w:numId w:val="36"/>
        </w:numPr>
        <w:spacing w:after="0" w:line="240" w:lineRule="auto"/>
        <w:jc w:val="both"/>
      </w:pPr>
      <w:r>
        <w:t>ICS</w:t>
      </w:r>
      <w:r w:rsidR="000B596B">
        <w:t>/FMT/</w:t>
      </w:r>
      <w:r w:rsidR="003C1989">
        <w:t>P</w:t>
      </w:r>
      <w:r w:rsidR="000B596B">
        <w:t>SR</w:t>
      </w:r>
      <w:r w:rsidR="000B596B">
        <w:tab/>
        <w:t xml:space="preserve">- </w:t>
      </w:r>
      <w:r w:rsidR="003C1989">
        <w:t xml:space="preserve">Project </w:t>
      </w:r>
      <w:r w:rsidR="000B596B">
        <w:t>Status Report Template</w:t>
      </w:r>
    </w:p>
    <w:p w:rsidR="000B596B" w:rsidRDefault="004B4B29" w:rsidP="000B596B">
      <w:pPr>
        <w:numPr>
          <w:ilvl w:val="0"/>
          <w:numId w:val="36"/>
        </w:numPr>
        <w:spacing w:after="0" w:line="240" w:lineRule="auto"/>
        <w:jc w:val="both"/>
      </w:pPr>
      <w:r>
        <w:t>ICS</w:t>
      </w:r>
      <w:r w:rsidR="000B596B">
        <w:t>/FMT/PCD</w:t>
      </w:r>
      <w:r w:rsidR="000B596B">
        <w:tab/>
        <w:t>- Project Closure Document Template</w:t>
      </w:r>
    </w:p>
    <w:p w:rsidR="000B596B" w:rsidRDefault="004B4B29" w:rsidP="000B596B">
      <w:pPr>
        <w:numPr>
          <w:ilvl w:val="0"/>
          <w:numId w:val="36"/>
        </w:numPr>
        <w:spacing w:after="0" w:line="240" w:lineRule="auto"/>
        <w:jc w:val="both"/>
      </w:pPr>
      <w:r>
        <w:t>ICS</w:t>
      </w:r>
      <w:r w:rsidR="000B596B">
        <w:t>/FMT/PBL</w:t>
      </w:r>
      <w:r w:rsidR="000B596B">
        <w:tab/>
        <w:t>- Product Backlog</w:t>
      </w:r>
    </w:p>
    <w:p w:rsidR="000B596B" w:rsidRDefault="004B4B29" w:rsidP="000B596B">
      <w:pPr>
        <w:numPr>
          <w:ilvl w:val="0"/>
          <w:numId w:val="36"/>
        </w:numPr>
        <w:spacing w:after="0" w:line="240" w:lineRule="auto"/>
        <w:jc w:val="both"/>
      </w:pPr>
      <w:r>
        <w:t>ICS</w:t>
      </w:r>
      <w:r w:rsidR="000B596B">
        <w:t>/FMT/RPHSP    - Release Plan and High-Level Sprint Plan</w:t>
      </w:r>
    </w:p>
    <w:p w:rsidR="000B596B" w:rsidRDefault="004B4B29" w:rsidP="000B596B">
      <w:pPr>
        <w:numPr>
          <w:ilvl w:val="0"/>
          <w:numId w:val="36"/>
        </w:numPr>
        <w:spacing w:after="0" w:line="240" w:lineRule="auto"/>
        <w:jc w:val="both"/>
      </w:pPr>
      <w:r>
        <w:t>ICS</w:t>
      </w:r>
      <w:r w:rsidR="000B596B">
        <w:t>/FMT/SBL</w:t>
      </w:r>
      <w:r w:rsidR="000B596B">
        <w:tab/>
        <w:t>- Sprint Backlog</w:t>
      </w:r>
    </w:p>
    <w:p w:rsidR="000B596B" w:rsidRDefault="004B4B29" w:rsidP="000B596B">
      <w:pPr>
        <w:numPr>
          <w:ilvl w:val="0"/>
          <w:numId w:val="36"/>
        </w:numPr>
        <w:spacing w:after="0" w:line="240" w:lineRule="auto"/>
        <w:jc w:val="both"/>
      </w:pPr>
      <w:r>
        <w:t>ICS</w:t>
      </w:r>
      <w:r w:rsidR="000B596B">
        <w:t>/FMT/SCD</w:t>
      </w:r>
      <w:r w:rsidR="000B596B">
        <w:tab/>
        <w:t>- Sprint Closure Document</w:t>
      </w:r>
    </w:p>
    <w:p w:rsidR="00B17E88" w:rsidRPr="00103CA4" w:rsidRDefault="00B17E88" w:rsidP="008B5729">
      <w:pPr>
        <w:jc w:val="both"/>
      </w:pPr>
    </w:p>
    <w:sectPr w:rsidR="00B17E88" w:rsidRPr="00103CA4" w:rsidSect="007A2572">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6B6D" w:rsidRDefault="00EA6B6D" w:rsidP="00177855">
      <w:pPr>
        <w:spacing w:after="0" w:line="240" w:lineRule="auto"/>
      </w:pPr>
      <w:r>
        <w:separator/>
      </w:r>
    </w:p>
  </w:endnote>
  <w:endnote w:type="continuationSeparator" w:id="1">
    <w:p w:rsidR="00EA6B6D" w:rsidRDefault="00EA6B6D"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LucidaSans">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414D9F" w:rsidTr="0084241E">
      <w:tc>
        <w:tcPr>
          <w:tcW w:w="3192" w:type="dxa"/>
        </w:tcPr>
        <w:p w:rsidR="00414D9F" w:rsidRDefault="00414D9F" w:rsidP="00983628">
          <w:pPr>
            <w:pStyle w:val="Footer"/>
            <w:jc w:val="both"/>
          </w:pPr>
          <w:hyperlink r:id="rId1" w:history="1">
            <w:r w:rsidRPr="00CD2B10">
              <w:rPr>
                <w:rStyle w:val="Hyperlink"/>
              </w:rPr>
              <w:t>www.indocosmo.com</w:t>
            </w:r>
          </w:hyperlink>
        </w:p>
      </w:tc>
      <w:tc>
        <w:tcPr>
          <w:tcW w:w="3192" w:type="dxa"/>
        </w:tcPr>
        <w:p w:rsidR="00414D9F" w:rsidRDefault="00414D9F" w:rsidP="00983628">
          <w:pPr>
            <w:pStyle w:val="Footer"/>
            <w:jc w:val="center"/>
          </w:pPr>
          <w:r>
            <w:t>All rights Reserved</w:t>
          </w:r>
        </w:p>
      </w:tc>
      <w:tc>
        <w:tcPr>
          <w:tcW w:w="3192" w:type="dxa"/>
        </w:tcPr>
        <w:sdt>
          <w:sdtPr>
            <w:id w:val="250395305"/>
            <w:docPartObj>
              <w:docPartGallery w:val="Page Numbers (Top of Page)"/>
              <w:docPartUnique/>
            </w:docPartObj>
          </w:sdtPr>
          <w:sdtContent>
            <w:p w:rsidR="00414D9F" w:rsidRDefault="00414D9F" w:rsidP="00983628">
              <w:pPr>
                <w:jc w:val="right"/>
              </w:pPr>
              <w:r>
                <w:t xml:space="preserve">Page </w:t>
              </w:r>
              <w:fldSimple w:instr=" PAGE ">
                <w:r w:rsidR="009A30DE">
                  <w:rPr>
                    <w:noProof/>
                  </w:rPr>
                  <w:t>11</w:t>
                </w:r>
              </w:fldSimple>
              <w:r>
                <w:t xml:space="preserve"> of </w:t>
              </w:r>
              <w:fldSimple w:instr=" NUMPAGES  ">
                <w:r w:rsidR="009A30DE">
                  <w:rPr>
                    <w:noProof/>
                  </w:rPr>
                  <w:t>15</w:t>
                </w:r>
              </w:fldSimple>
            </w:p>
          </w:sdtContent>
        </w:sdt>
      </w:tc>
    </w:tr>
  </w:tbl>
  <w:p w:rsidR="00414D9F" w:rsidRDefault="00414D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6B6D" w:rsidRDefault="00EA6B6D" w:rsidP="00177855">
      <w:pPr>
        <w:spacing w:after="0" w:line="240" w:lineRule="auto"/>
      </w:pPr>
      <w:r>
        <w:separator/>
      </w:r>
    </w:p>
  </w:footnote>
  <w:footnote w:type="continuationSeparator" w:id="1">
    <w:p w:rsidR="00EA6B6D" w:rsidRDefault="00EA6B6D"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D9F" w:rsidRDefault="00414D9F">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414D9F" w:rsidRDefault="00414D9F">
    <w:pPr>
      <w:pStyle w:val="Header"/>
    </w:pPr>
    <w:r>
      <w:rPr>
        <w:noProof/>
        <w:lang w:eastAsia="en-US" w:bidi="ml-IN"/>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DD4B38"/>
    <w:multiLevelType w:val="hybridMultilevel"/>
    <w:tmpl w:val="D79AA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7">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0">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nsid w:val="34E15B22"/>
    <w:multiLevelType w:val="hybridMultilevel"/>
    <w:tmpl w:val="C100CDB4"/>
    <w:lvl w:ilvl="0" w:tplc="0409001B">
      <w:start w:val="1"/>
      <w:numFmt w:val="lowerRoman"/>
      <w:lvlText w:val="%1."/>
      <w:lvlJc w:val="righ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3">
    <w:nsid w:val="34F6033D"/>
    <w:multiLevelType w:val="hybridMultilevel"/>
    <w:tmpl w:val="C70E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4EA8376D"/>
    <w:multiLevelType w:val="hybridMultilevel"/>
    <w:tmpl w:val="180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05278F"/>
    <w:multiLevelType w:val="hybridMultilevel"/>
    <w:tmpl w:val="C9AC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E4E1807"/>
    <w:multiLevelType w:val="hybridMultilevel"/>
    <w:tmpl w:val="E538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8C7075"/>
    <w:multiLevelType w:val="hybridMultilevel"/>
    <w:tmpl w:val="E8FA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F03282"/>
    <w:multiLevelType w:val="hybridMultilevel"/>
    <w:tmpl w:val="E2600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7">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BAC0301"/>
    <w:multiLevelType w:val="hybridMultilevel"/>
    <w:tmpl w:val="E6060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1AE716C"/>
    <w:multiLevelType w:val="hybridMultilevel"/>
    <w:tmpl w:val="2F74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3">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778049F"/>
    <w:multiLevelType w:val="multilevel"/>
    <w:tmpl w:val="CB02A1F6"/>
    <w:lvl w:ilvl="0">
      <w:start w:val="3"/>
      <w:numFmt w:val="decimal"/>
      <w:lvlText w:val="%1"/>
      <w:lvlJc w:val="left"/>
      <w:pPr>
        <w:ind w:left="360" w:hanging="36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6">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nsid w:val="79627D81"/>
    <w:multiLevelType w:val="hybridMultilevel"/>
    <w:tmpl w:val="5748F488"/>
    <w:lvl w:ilvl="0" w:tplc="B6C6745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7"/>
  </w:num>
  <w:num w:numId="2">
    <w:abstractNumId w:val="20"/>
  </w:num>
  <w:num w:numId="3">
    <w:abstractNumId w:val="2"/>
  </w:num>
  <w:num w:numId="4">
    <w:abstractNumId w:val="14"/>
  </w:num>
  <w:num w:numId="5">
    <w:abstractNumId w:val="0"/>
  </w:num>
  <w:num w:numId="6">
    <w:abstractNumId w:val="38"/>
  </w:num>
  <w:num w:numId="7">
    <w:abstractNumId w:val="16"/>
  </w:num>
  <w:num w:numId="8">
    <w:abstractNumId w:val="21"/>
  </w:num>
  <w:num w:numId="9">
    <w:abstractNumId w:val="7"/>
  </w:num>
  <w:num w:numId="10">
    <w:abstractNumId w:val="29"/>
  </w:num>
  <w:num w:numId="11">
    <w:abstractNumId w:val="10"/>
  </w:num>
  <w:num w:numId="12">
    <w:abstractNumId w:val="8"/>
  </w:num>
  <w:num w:numId="13">
    <w:abstractNumId w:val="4"/>
  </w:num>
  <w:num w:numId="14">
    <w:abstractNumId w:val="34"/>
  </w:num>
  <w:num w:numId="15">
    <w:abstractNumId w:val="15"/>
  </w:num>
  <w:num w:numId="16">
    <w:abstractNumId w:val="6"/>
  </w:num>
  <w:num w:numId="17">
    <w:abstractNumId w:val="1"/>
  </w:num>
  <w:num w:numId="18">
    <w:abstractNumId w:val="9"/>
  </w:num>
  <w:num w:numId="19">
    <w:abstractNumId w:val="5"/>
  </w:num>
  <w:num w:numId="20">
    <w:abstractNumId w:val="27"/>
  </w:num>
  <w:num w:numId="21">
    <w:abstractNumId w:val="36"/>
  </w:num>
  <w:num w:numId="22">
    <w:abstractNumId w:val="28"/>
  </w:num>
  <w:num w:numId="23">
    <w:abstractNumId w:val="32"/>
  </w:num>
  <w:num w:numId="24">
    <w:abstractNumId w:val="11"/>
  </w:num>
  <w:num w:numId="25">
    <w:abstractNumId w:val="25"/>
  </w:num>
  <w:num w:numId="26">
    <w:abstractNumId w:val="33"/>
  </w:num>
  <w:num w:numId="27">
    <w:abstractNumId w:val="26"/>
  </w:num>
  <w:num w:numId="28">
    <w:abstractNumId w:val="22"/>
  </w:num>
  <w:num w:numId="29">
    <w:abstractNumId w:val="23"/>
  </w:num>
  <w:num w:numId="30">
    <w:abstractNumId w:val="37"/>
  </w:num>
  <w:num w:numId="31">
    <w:abstractNumId w:val="3"/>
  </w:num>
  <w:num w:numId="32">
    <w:abstractNumId w:val="19"/>
  </w:num>
  <w:num w:numId="33">
    <w:abstractNumId w:val="13"/>
  </w:num>
  <w:num w:numId="34">
    <w:abstractNumId w:val="31"/>
  </w:num>
  <w:num w:numId="35">
    <w:abstractNumId w:val="18"/>
  </w:num>
  <w:num w:numId="36">
    <w:abstractNumId w:val="12"/>
  </w:num>
  <w:num w:numId="37">
    <w:abstractNumId w:val="30"/>
  </w:num>
  <w:num w:numId="38">
    <w:abstractNumId w:val="35"/>
  </w:num>
  <w:num w:numId="39">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thew K S.">
    <w15:presenceInfo w15:providerId="AD" w15:userId="S-1-5-21-4221838657-1599251450-101458134-37447"/>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drawingGridHorizontalSpacing w:val="110"/>
  <w:displayHorizontalDrawingGridEvery w:val="2"/>
  <w:characterSpacingControl w:val="doNotCompress"/>
  <w:hdrShapeDefaults>
    <o:shapedefaults v:ext="edit" spidmax="7170"/>
    <o:shapelayout v:ext="edit">
      <o:idmap v:ext="edit" data="4"/>
      <o:rules v:ext="edit">
        <o:r id="V:Rule2" type="connector" idref="#AutoShape 1"/>
      </o:rules>
    </o:shapelayout>
  </w:hdrShapeDefaults>
  <w:footnotePr>
    <w:footnote w:id="0"/>
    <w:footnote w:id="1"/>
  </w:footnotePr>
  <w:endnotePr>
    <w:endnote w:id="0"/>
    <w:endnote w:id="1"/>
  </w:endnotePr>
  <w:compat>
    <w:useFELayout/>
  </w:compat>
  <w:rsids>
    <w:rsidRoot w:val="00177855"/>
    <w:rsid w:val="0000195F"/>
    <w:rsid w:val="000115F4"/>
    <w:rsid w:val="00014D43"/>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91C7A"/>
    <w:rsid w:val="00093062"/>
    <w:rsid w:val="0009763A"/>
    <w:rsid w:val="000A10DB"/>
    <w:rsid w:val="000A3438"/>
    <w:rsid w:val="000A723A"/>
    <w:rsid w:val="000B4ED0"/>
    <w:rsid w:val="000B596B"/>
    <w:rsid w:val="000C2E37"/>
    <w:rsid w:val="000C438B"/>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3046"/>
    <w:rsid w:val="00115533"/>
    <w:rsid w:val="00116DD2"/>
    <w:rsid w:val="00120E77"/>
    <w:rsid w:val="00133708"/>
    <w:rsid w:val="001345CB"/>
    <w:rsid w:val="0013589D"/>
    <w:rsid w:val="00135D22"/>
    <w:rsid w:val="00140936"/>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62B9"/>
    <w:rsid w:val="001B5162"/>
    <w:rsid w:val="001B6643"/>
    <w:rsid w:val="001B6734"/>
    <w:rsid w:val="001B6BF0"/>
    <w:rsid w:val="001B783E"/>
    <w:rsid w:val="001C04AE"/>
    <w:rsid w:val="001C1C03"/>
    <w:rsid w:val="001C2562"/>
    <w:rsid w:val="001D35EA"/>
    <w:rsid w:val="001D3F4B"/>
    <w:rsid w:val="001D5C64"/>
    <w:rsid w:val="001D61E6"/>
    <w:rsid w:val="001D6DCA"/>
    <w:rsid w:val="001E6651"/>
    <w:rsid w:val="001F0C3D"/>
    <w:rsid w:val="001F1715"/>
    <w:rsid w:val="001F37C5"/>
    <w:rsid w:val="0020563C"/>
    <w:rsid w:val="00214770"/>
    <w:rsid w:val="002206C7"/>
    <w:rsid w:val="002245B6"/>
    <w:rsid w:val="00224C74"/>
    <w:rsid w:val="00234ECE"/>
    <w:rsid w:val="00236023"/>
    <w:rsid w:val="00240BC4"/>
    <w:rsid w:val="00241495"/>
    <w:rsid w:val="002425E9"/>
    <w:rsid w:val="002528C7"/>
    <w:rsid w:val="002570D2"/>
    <w:rsid w:val="00257AA0"/>
    <w:rsid w:val="00262DFE"/>
    <w:rsid w:val="00263DC3"/>
    <w:rsid w:val="00264BE3"/>
    <w:rsid w:val="0026667E"/>
    <w:rsid w:val="00267122"/>
    <w:rsid w:val="00270295"/>
    <w:rsid w:val="002731CC"/>
    <w:rsid w:val="00274DB4"/>
    <w:rsid w:val="00286390"/>
    <w:rsid w:val="002914D5"/>
    <w:rsid w:val="00293836"/>
    <w:rsid w:val="002946AF"/>
    <w:rsid w:val="00295F1E"/>
    <w:rsid w:val="0029662E"/>
    <w:rsid w:val="00296763"/>
    <w:rsid w:val="002A18F0"/>
    <w:rsid w:val="002A5089"/>
    <w:rsid w:val="002A7BD3"/>
    <w:rsid w:val="002B0DF4"/>
    <w:rsid w:val="002B7D14"/>
    <w:rsid w:val="002C0EE0"/>
    <w:rsid w:val="002C1907"/>
    <w:rsid w:val="002C2EA0"/>
    <w:rsid w:val="002C30FA"/>
    <w:rsid w:val="002C35ED"/>
    <w:rsid w:val="002C36FD"/>
    <w:rsid w:val="002C614A"/>
    <w:rsid w:val="002C6B93"/>
    <w:rsid w:val="002D28D4"/>
    <w:rsid w:val="002D5ED0"/>
    <w:rsid w:val="002E3456"/>
    <w:rsid w:val="002E3A3F"/>
    <w:rsid w:val="002F1B4E"/>
    <w:rsid w:val="002F7C9D"/>
    <w:rsid w:val="0030033C"/>
    <w:rsid w:val="00300415"/>
    <w:rsid w:val="00310A92"/>
    <w:rsid w:val="00314C62"/>
    <w:rsid w:val="00320CEF"/>
    <w:rsid w:val="003218B0"/>
    <w:rsid w:val="003263E3"/>
    <w:rsid w:val="003371FE"/>
    <w:rsid w:val="003425A1"/>
    <w:rsid w:val="00345D58"/>
    <w:rsid w:val="0035209A"/>
    <w:rsid w:val="00352F99"/>
    <w:rsid w:val="0035459E"/>
    <w:rsid w:val="003558A2"/>
    <w:rsid w:val="00360DD2"/>
    <w:rsid w:val="00363A92"/>
    <w:rsid w:val="00364129"/>
    <w:rsid w:val="00365C45"/>
    <w:rsid w:val="0037282C"/>
    <w:rsid w:val="00372D11"/>
    <w:rsid w:val="00372F8B"/>
    <w:rsid w:val="003744CA"/>
    <w:rsid w:val="0037491E"/>
    <w:rsid w:val="003844D0"/>
    <w:rsid w:val="00391F1C"/>
    <w:rsid w:val="0039388B"/>
    <w:rsid w:val="003973B7"/>
    <w:rsid w:val="003A0939"/>
    <w:rsid w:val="003A6E82"/>
    <w:rsid w:val="003B1A85"/>
    <w:rsid w:val="003B3783"/>
    <w:rsid w:val="003B4904"/>
    <w:rsid w:val="003B4F7E"/>
    <w:rsid w:val="003B63D4"/>
    <w:rsid w:val="003C1989"/>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17CF"/>
    <w:rsid w:val="003F1F14"/>
    <w:rsid w:val="003F3330"/>
    <w:rsid w:val="003F5B40"/>
    <w:rsid w:val="003F69A2"/>
    <w:rsid w:val="0040790A"/>
    <w:rsid w:val="00407E79"/>
    <w:rsid w:val="004108B3"/>
    <w:rsid w:val="004149B4"/>
    <w:rsid w:val="00414D9F"/>
    <w:rsid w:val="004232C9"/>
    <w:rsid w:val="004241E7"/>
    <w:rsid w:val="00425EDB"/>
    <w:rsid w:val="00425F45"/>
    <w:rsid w:val="00427B83"/>
    <w:rsid w:val="0043145D"/>
    <w:rsid w:val="00432AF7"/>
    <w:rsid w:val="0043753A"/>
    <w:rsid w:val="0044057F"/>
    <w:rsid w:val="0044122C"/>
    <w:rsid w:val="00443B80"/>
    <w:rsid w:val="004451A8"/>
    <w:rsid w:val="00445CE7"/>
    <w:rsid w:val="00450303"/>
    <w:rsid w:val="00453160"/>
    <w:rsid w:val="004565E3"/>
    <w:rsid w:val="00462469"/>
    <w:rsid w:val="004628FE"/>
    <w:rsid w:val="00470F51"/>
    <w:rsid w:val="00481DFE"/>
    <w:rsid w:val="0048379E"/>
    <w:rsid w:val="00493D92"/>
    <w:rsid w:val="00497AEF"/>
    <w:rsid w:val="004A0EDC"/>
    <w:rsid w:val="004A35E8"/>
    <w:rsid w:val="004A4EED"/>
    <w:rsid w:val="004A6058"/>
    <w:rsid w:val="004B4869"/>
    <w:rsid w:val="004B4B29"/>
    <w:rsid w:val="004B4B37"/>
    <w:rsid w:val="004C180A"/>
    <w:rsid w:val="004C7C5B"/>
    <w:rsid w:val="004D0C4C"/>
    <w:rsid w:val="004D209A"/>
    <w:rsid w:val="004D3509"/>
    <w:rsid w:val="004D56EE"/>
    <w:rsid w:val="004E048B"/>
    <w:rsid w:val="004E3646"/>
    <w:rsid w:val="004F2800"/>
    <w:rsid w:val="004F3C43"/>
    <w:rsid w:val="004F756F"/>
    <w:rsid w:val="005002D9"/>
    <w:rsid w:val="0050503B"/>
    <w:rsid w:val="00505549"/>
    <w:rsid w:val="00512486"/>
    <w:rsid w:val="00512A15"/>
    <w:rsid w:val="00513AA1"/>
    <w:rsid w:val="005169A1"/>
    <w:rsid w:val="00524C9A"/>
    <w:rsid w:val="00526417"/>
    <w:rsid w:val="00527ECE"/>
    <w:rsid w:val="00530A2D"/>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7842"/>
    <w:rsid w:val="005709BE"/>
    <w:rsid w:val="00572C13"/>
    <w:rsid w:val="00580E4A"/>
    <w:rsid w:val="00584ABB"/>
    <w:rsid w:val="00586B66"/>
    <w:rsid w:val="00595D82"/>
    <w:rsid w:val="005A5C09"/>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6F2F"/>
    <w:rsid w:val="0065178B"/>
    <w:rsid w:val="0065236C"/>
    <w:rsid w:val="006527EB"/>
    <w:rsid w:val="0065322D"/>
    <w:rsid w:val="00653684"/>
    <w:rsid w:val="0065772C"/>
    <w:rsid w:val="0066202B"/>
    <w:rsid w:val="00662E87"/>
    <w:rsid w:val="0066697E"/>
    <w:rsid w:val="006755E6"/>
    <w:rsid w:val="00677911"/>
    <w:rsid w:val="006836CE"/>
    <w:rsid w:val="00686866"/>
    <w:rsid w:val="00691718"/>
    <w:rsid w:val="00695F98"/>
    <w:rsid w:val="00697126"/>
    <w:rsid w:val="006977E2"/>
    <w:rsid w:val="006A0ADE"/>
    <w:rsid w:val="006A4A56"/>
    <w:rsid w:val="006B3782"/>
    <w:rsid w:val="006B56BF"/>
    <w:rsid w:val="006C024A"/>
    <w:rsid w:val="006C5CED"/>
    <w:rsid w:val="006C7338"/>
    <w:rsid w:val="006C7B23"/>
    <w:rsid w:val="006D0FF7"/>
    <w:rsid w:val="006D67A2"/>
    <w:rsid w:val="006E133F"/>
    <w:rsid w:val="006E208D"/>
    <w:rsid w:val="006E2431"/>
    <w:rsid w:val="006E3C34"/>
    <w:rsid w:val="006E47C9"/>
    <w:rsid w:val="006E6ADB"/>
    <w:rsid w:val="006E708B"/>
    <w:rsid w:val="006E7175"/>
    <w:rsid w:val="006F4A5B"/>
    <w:rsid w:val="0070382A"/>
    <w:rsid w:val="00705D5F"/>
    <w:rsid w:val="00720F18"/>
    <w:rsid w:val="0072410F"/>
    <w:rsid w:val="00725FF0"/>
    <w:rsid w:val="007333DC"/>
    <w:rsid w:val="0073374B"/>
    <w:rsid w:val="00735F18"/>
    <w:rsid w:val="00741B8C"/>
    <w:rsid w:val="007457E5"/>
    <w:rsid w:val="0075231A"/>
    <w:rsid w:val="00760CE7"/>
    <w:rsid w:val="00761448"/>
    <w:rsid w:val="00762E69"/>
    <w:rsid w:val="0076311C"/>
    <w:rsid w:val="00770D3B"/>
    <w:rsid w:val="007848DD"/>
    <w:rsid w:val="00790387"/>
    <w:rsid w:val="007909AE"/>
    <w:rsid w:val="00790B6B"/>
    <w:rsid w:val="007925D7"/>
    <w:rsid w:val="007968B7"/>
    <w:rsid w:val="00796E02"/>
    <w:rsid w:val="0079725A"/>
    <w:rsid w:val="00797823"/>
    <w:rsid w:val="007A2572"/>
    <w:rsid w:val="007A3857"/>
    <w:rsid w:val="007A3DF0"/>
    <w:rsid w:val="007A4914"/>
    <w:rsid w:val="007A5CEC"/>
    <w:rsid w:val="007C0B83"/>
    <w:rsid w:val="007C4CB6"/>
    <w:rsid w:val="007C5009"/>
    <w:rsid w:val="007C669A"/>
    <w:rsid w:val="007D0117"/>
    <w:rsid w:val="007D59A2"/>
    <w:rsid w:val="007E0FE2"/>
    <w:rsid w:val="007E390A"/>
    <w:rsid w:val="007E3EDE"/>
    <w:rsid w:val="007E4557"/>
    <w:rsid w:val="007E6805"/>
    <w:rsid w:val="007F0932"/>
    <w:rsid w:val="007F0EEB"/>
    <w:rsid w:val="0080463C"/>
    <w:rsid w:val="00804B79"/>
    <w:rsid w:val="00811797"/>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6FA0"/>
    <w:rsid w:val="00872DEA"/>
    <w:rsid w:val="00874335"/>
    <w:rsid w:val="008748DE"/>
    <w:rsid w:val="00874F06"/>
    <w:rsid w:val="0087647F"/>
    <w:rsid w:val="008853F2"/>
    <w:rsid w:val="00885E57"/>
    <w:rsid w:val="00890718"/>
    <w:rsid w:val="00892622"/>
    <w:rsid w:val="008937E5"/>
    <w:rsid w:val="00896014"/>
    <w:rsid w:val="008978BF"/>
    <w:rsid w:val="008A0ECE"/>
    <w:rsid w:val="008A0F9A"/>
    <w:rsid w:val="008A2431"/>
    <w:rsid w:val="008A5A9F"/>
    <w:rsid w:val="008A7B44"/>
    <w:rsid w:val="008B1148"/>
    <w:rsid w:val="008B5729"/>
    <w:rsid w:val="008B6C1B"/>
    <w:rsid w:val="008B7256"/>
    <w:rsid w:val="008B76D8"/>
    <w:rsid w:val="008C3C57"/>
    <w:rsid w:val="008D0C89"/>
    <w:rsid w:val="008D3CAC"/>
    <w:rsid w:val="008D6B39"/>
    <w:rsid w:val="008D7F20"/>
    <w:rsid w:val="008E2B44"/>
    <w:rsid w:val="008E7B9C"/>
    <w:rsid w:val="008F11D3"/>
    <w:rsid w:val="008F236E"/>
    <w:rsid w:val="008F7B37"/>
    <w:rsid w:val="00901068"/>
    <w:rsid w:val="00901378"/>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4759"/>
    <w:rsid w:val="00994824"/>
    <w:rsid w:val="00997A4E"/>
    <w:rsid w:val="009A30DE"/>
    <w:rsid w:val="009A693D"/>
    <w:rsid w:val="009B028B"/>
    <w:rsid w:val="009B0B18"/>
    <w:rsid w:val="009B5752"/>
    <w:rsid w:val="009B5944"/>
    <w:rsid w:val="009C4F8E"/>
    <w:rsid w:val="009D0EBE"/>
    <w:rsid w:val="009D1880"/>
    <w:rsid w:val="009E1ADF"/>
    <w:rsid w:val="009E281E"/>
    <w:rsid w:val="009F6CB6"/>
    <w:rsid w:val="00A03B9A"/>
    <w:rsid w:val="00A04BE3"/>
    <w:rsid w:val="00A066D7"/>
    <w:rsid w:val="00A07F9E"/>
    <w:rsid w:val="00A125DB"/>
    <w:rsid w:val="00A128F3"/>
    <w:rsid w:val="00A158A2"/>
    <w:rsid w:val="00A17097"/>
    <w:rsid w:val="00A20177"/>
    <w:rsid w:val="00A2275F"/>
    <w:rsid w:val="00A24304"/>
    <w:rsid w:val="00A26DED"/>
    <w:rsid w:val="00A33A6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74C27"/>
    <w:rsid w:val="00A8537D"/>
    <w:rsid w:val="00A8608E"/>
    <w:rsid w:val="00A91532"/>
    <w:rsid w:val="00A915C3"/>
    <w:rsid w:val="00AA218C"/>
    <w:rsid w:val="00AA2A48"/>
    <w:rsid w:val="00AA2CDC"/>
    <w:rsid w:val="00AA46D1"/>
    <w:rsid w:val="00AB00AE"/>
    <w:rsid w:val="00AB136F"/>
    <w:rsid w:val="00AB15E2"/>
    <w:rsid w:val="00AB39BE"/>
    <w:rsid w:val="00AC02F4"/>
    <w:rsid w:val="00AC047F"/>
    <w:rsid w:val="00AC0705"/>
    <w:rsid w:val="00AC6015"/>
    <w:rsid w:val="00AC6857"/>
    <w:rsid w:val="00AD194F"/>
    <w:rsid w:val="00AE0010"/>
    <w:rsid w:val="00AE2FD7"/>
    <w:rsid w:val="00AE323C"/>
    <w:rsid w:val="00AE3806"/>
    <w:rsid w:val="00AE7EA9"/>
    <w:rsid w:val="00AF0765"/>
    <w:rsid w:val="00AF07EF"/>
    <w:rsid w:val="00AF5083"/>
    <w:rsid w:val="00AF689D"/>
    <w:rsid w:val="00AF6F74"/>
    <w:rsid w:val="00AF7716"/>
    <w:rsid w:val="00B03743"/>
    <w:rsid w:val="00B041C7"/>
    <w:rsid w:val="00B07878"/>
    <w:rsid w:val="00B115BB"/>
    <w:rsid w:val="00B17E88"/>
    <w:rsid w:val="00B31273"/>
    <w:rsid w:val="00B31736"/>
    <w:rsid w:val="00B3251B"/>
    <w:rsid w:val="00B36866"/>
    <w:rsid w:val="00B44954"/>
    <w:rsid w:val="00B455EB"/>
    <w:rsid w:val="00B46471"/>
    <w:rsid w:val="00B477AD"/>
    <w:rsid w:val="00B50E06"/>
    <w:rsid w:val="00B5324B"/>
    <w:rsid w:val="00B545C1"/>
    <w:rsid w:val="00B60DF5"/>
    <w:rsid w:val="00B6156C"/>
    <w:rsid w:val="00B6227D"/>
    <w:rsid w:val="00B62FF0"/>
    <w:rsid w:val="00B71046"/>
    <w:rsid w:val="00B727D1"/>
    <w:rsid w:val="00B73C2A"/>
    <w:rsid w:val="00B7402B"/>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B0022"/>
    <w:rsid w:val="00BB5A51"/>
    <w:rsid w:val="00BB77C6"/>
    <w:rsid w:val="00BB79F9"/>
    <w:rsid w:val="00BD4302"/>
    <w:rsid w:val="00BD46B8"/>
    <w:rsid w:val="00BE2A0C"/>
    <w:rsid w:val="00BE475D"/>
    <w:rsid w:val="00BE6291"/>
    <w:rsid w:val="00BF363B"/>
    <w:rsid w:val="00C03797"/>
    <w:rsid w:val="00C04D36"/>
    <w:rsid w:val="00C1189B"/>
    <w:rsid w:val="00C12B64"/>
    <w:rsid w:val="00C135D9"/>
    <w:rsid w:val="00C153BC"/>
    <w:rsid w:val="00C17DA9"/>
    <w:rsid w:val="00C24EA8"/>
    <w:rsid w:val="00C31854"/>
    <w:rsid w:val="00C32F30"/>
    <w:rsid w:val="00C34166"/>
    <w:rsid w:val="00C356C2"/>
    <w:rsid w:val="00C35ACD"/>
    <w:rsid w:val="00C418AE"/>
    <w:rsid w:val="00C44085"/>
    <w:rsid w:val="00C44DE4"/>
    <w:rsid w:val="00C46E52"/>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D3E"/>
    <w:rsid w:val="00C954F5"/>
    <w:rsid w:val="00CA070E"/>
    <w:rsid w:val="00CA54E8"/>
    <w:rsid w:val="00CB3C9B"/>
    <w:rsid w:val="00CB56B0"/>
    <w:rsid w:val="00CB59BE"/>
    <w:rsid w:val="00CB7511"/>
    <w:rsid w:val="00CC0D07"/>
    <w:rsid w:val="00CC1057"/>
    <w:rsid w:val="00CC220A"/>
    <w:rsid w:val="00CC4624"/>
    <w:rsid w:val="00CC4809"/>
    <w:rsid w:val="00CC6749"/>
    <w:rsid w:val="00CD2DBC"/>
    <w:rsid w:val="00CE2017"/>
    <w:rsid w:val="00CE3209"/>
    <w:rsid w:val="00CE3650"/>
    <w:rsid w:val="00CE4828"/>
    <w:rsid w:val="00CE75FD"/>
    <w:rsid w:val="00CE7D85"/>
    <w:rsid w:val="00CF4423"/>
    <w:rsid w:val="00CF6BA0"/>
    <w:rsid w:val="00D00598"/>
    <w:rsid w:val="00D0071B"/>
    <w:rsid w:val="00D05EAC"/>
    <w:rsid w:val="00D05FB3"/>
    <w:rsid w:val="00D0727C"/>
    <w:rsid w:val="00D14480"/>
    <w:rsid w:val="00D16986"/>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60D96"/>
    <w:rsid w:val="00D62134"/>
    <w:rsid w:val="00D62A71"/>
    <w:rsid w:val="00D63CB6"/>
    <w:rsid w:val="00D64251"/>
    <w:rsid w:val="00D71E8E"/>
    <w:rsid w:val="00D80918"/>
    <w:rsid w:val="00D9273B"/>
    <w:rsid w:val="00D92EA6"/>
    <w:rsid w:val="00DB464C"/>
    <w:rsid w:val="00DB46E8"/>
    <w:rsid w:val="00DB5DB6"/>
    <w:rsid w:val="00DC43FB"/>
    <w:rsid w:val="00DC454F"/>
    <w:rsid w:val="00DC695E"/>
    <w:rsid w:val="00DD49A2"/>
    <w:rsid w:val="00DD676E"/>
    <w:rsid w:val="00DE1282"/>
    <w:rsid w:val="00DE184A"/>
    <w:rsid w:val="00DE2624"/>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31EF"/>
    <w:rsid w:val="00E24661"/>
    <w:rsid w:val="00E30167"/>
    <w:rsid w:val="00E31C15"/>
    <w:rsid w:val="00E32762"/>
    <w:rsid w:val="00E32B69"/>
    <w:rsid w:val="00E33D19"/>
    <w:rsid w:val="00E4436B"/>
    <w:rsid w:val="00E47B1C"/>
    <w:rsid w:val="00E56AFA"/>
    <w:rsid w:val="00E57CC1"/>
    <w:rsid w:val="00E63252"/>
    <w:rsid w:val="00E6379D"/>
    <w:rsid w:val="00E6521B"/>
    <w:rsid w:val="00E66DF0"/>
    <w:rsid w:val="00E6751D"/>
    <w:rsid w:val="00E70120"/>
    <w:rsid w:val="00E7410C"/>
    <w:rsid w:val="00E769F2"/>
    <w:rsid w:val="00E828DC"/>
    <w:rsid w:val="00E83ACF"/>
    <w:rsid w:val="00E86D7B"/>
    <w:rsid w:val="00E90BD6"/>
    <w:rsid w:val="00E918EA"/>
    <w:rsid w:val="00EA4BA6"/>
    <w:rsid w:val="00EA6138"/>
    <w:rsid w:val="00EA6B6D"/>
    <w:rsid w:val="00EB2104"/>
    <w:rsid w:val="00EB6DAA"/>
    <w:rsid w:val="00EB7705"/>
    <w:rsid w:val="00EC0AE4"/>
    <w:rsid w:val="00EC2AB5"/>
    <w:rsid w:val="00EC41C5"/>
    <w:rsid w:val="00EC577A"/>
    <w:rsid w:val="00EC714B"/>
    <w:rsid w:val="00EE2F9A"/>
    <w:rsid w:val="00EE4A1D"/>
    <w:rsid w:val="00EE50FE"/>
    <w:rsid w:val="00EE5175"/>
    <w:rsid w:val="00EE79DC"/>
    <w:rsid w:val="00EF02A6"/>
    <w:rsid w:val="00EF1476"/>
    <w:rsid w:val="00EF2729"/>
    <w:rsid w:val="00F013FC"/>
    <w:rsid w:val="00F020DF"/>
    <w:rsid w:val="00F02CAB"/>
    <w:rsid w:val="00F05AA6"/>
    <w:rsid w:val="00F07796"/>
    <w:rsid w:val="00F21FB4"/>
    <w:rsid w:val="00F22BB6"/>
    <w:rsid w:val="00F23C50"/>
    <w:rsid w:val="00F26A20"/>
    <w:rsid w:val="00F32C57"/>
    <w:rsid w:val="00F344BE"/>
    <w:rsid w:val="00F353AC"/>
    <w:rsid w:val="00F3785E"/>
    <w:rsid w:val="00F3796A"/>
    <w:rsid w:val="00F443C3"/>
    <w:rsid w:val="00F47B2A"/>
    <w:rsid w:val="00F52150"/>
    <w:rsid w:val="00F5476C"/>
    <w:rsid w:val="00F57EBF"/>
    <w:rsid w:val="00F6439A"/>
    <w:rsid w:val="00F74E4B"/>
    <w:rsid w:val="00F74FB8"/>
    <w:rsid w:val="00F757D0"/>
    <w:rsid w:val="00F75CE6"/>
    <w:rsid w:val="00F77D4F"/>
    <w:rsid w:val="00F81F6C"/>
    <w:rsid w:val="00F858EA"/>
    <w:rsid w:val="00F872F1"/>
    <w:rsid w:val="00F87D02"/>
    <w:rsid w:val="00F935A6"/>
    <w:rsid w:val="00F97C80"/>
    <w:rsid w:val="00FA1546"/>
    <w:rsid w:val="00FA4886"/>
    <w:rsid w:val="00FB0347"/>
    <w:rsid w:val="00FB1A0E"/>
    <w:rsid w:val="00FB4FD2"/>
    <w:rsid w:val="00FB54FB"/>
    <w:rsid w:val="00FC1FC7"/>
    <w:rsid w:val="00FC4BEA"/>
    <w:rsid w:val="00FD5E1E"/>
    <w:rsid w:val="00FD740C"/>
    <w:rsid w:val="00FE0514"/>
    <w:rsid w:val="00FE0768"/>
    <w:rsid w:val="00FE0E18"/>
    <w:rsid w:val="00FE6D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s>
</file>

<file path=word/webSettings.xml><?xml version="1.0" encoding="utf-8"?>
<w:webSettings xmlns:r="http://schemas.openxmlformats.org/officeDocument/2006/relationships" xmlns:w="http://schemas.openxmlformats.org/wordprocessingml/2006/main">
  <w:divs>
    <w:div w:id="106852756">
      <w:bodyDiv w:val="1"/>
      <w:marLeft w:val="0"/>
      <w:marRight w:val="0"/>
      <w:marTop w:val="0"/>
      <w:marBottom w:val="0"/>
      <w:divBdr>
        <w:top w:val="none" w:sz="0" w:space="0" w:color="auto"/>
        <w:left w:val="none" w:sz="0" w:space="0" w:color="auto"/>
        <w:bottom w:val="none" w:sz="0" w:space="0" w:color="auto"/>
        <w:right w:val="none" w:sz="0" w:space="0" w:color="auto"/>
      </w:divBdr>
    </w:div>
    <w:div w:id="274413011">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811024029">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287197027">
      <w:bodyDiv w:val="1"/>
      <w:marLeft w:val="0"/>
      <w:marRight w:val="0"/>
      <w:marTop w:val="0"/>
      <w:marBottom w:val="0"/>
      <w:divBdr>
        <w:top w:val="none" w:sz="0" w:space="0" w:color="auto"/>
        <w:left w:val="none" w:sz="0" w:space="0" w:color="auto"/>
        <w:bottom w:val="none" w:sz="0" w:space="0" w:color="auto"/>
        <w:right w:val="none" w:sz="0" w:space="0" w:color="auto"/>
      </w:divBdr>
    </w:div>
    <w:div w:id="1317145657">
      <w:bodyDiv w:val="1"/>
      <w:marLeft w:val="0"/>
      <w:marRight w:val="0"/>
      <w:marTop w:val="0"/>
      <w:marBottom w:val="0"/>
      <w:divBdr>
        <w:top w:val="none" w:sz="0" w:space="0" w:color="auto"/>
        <w:left w:val="none" w:sz="0" w:space="0" w:color="auto"/>
        <w:bottom w:val="none" w:sz="0" w:space="0" w:color="auto"/>
        <w:right w:val="none" w:sz="0" w:space="0" w:color="auto"/>
      </w:divBdr>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LucidaSans">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54677"/>
    <w:rsid w:val="000B0E59"/>
    <w:rsid w:val="001451A6"/>
    <w:rsid w:val="001F1F35"/>
    <w:rsid w:val="002C6B7B"/>
    <w:rsid w:val="003A0916"/>
    <w:rsid w:val="003E63E4"/>
    <w:rsid w:val="00500F22"/>
    <w:rsid w:val="00567DE5"/>
    <w:rsid w:val="005750A1"/>
    <w:rsid w:val="005A3C7B"/>
    <w:rsid w:val="007F413B"/>
    <w:rsid w:val="007F4988"/>
    <w:rsid w:val="00A309B7"/>
    <w:rsid w:val="00AD4F73"/>
    <w:rsid w:val="00B01BF9"/>
    <w:rsid w:val="00B054EB"/>
    <w:rsid w:val="00B25DD7"/>
    <w:rsid w:val="00B576D7"/>
    <w:rsid w:val="00C17114"/>
    <w:rsid w:val="00C17F19"/>
    <w:rsid w:val="00C374C0"/>
    <w:rsid w:val="00C5564E"/>
    <w:rsid w:val="00C615C3"/>
    <w:rsid w:val="00D109C2"/>
    <w:rsid w:val="00D53E94"/>
    <w:rsid w:val="00DC2213"/>
    <w:rsid w:val="00E63822"/>
    <w:rsid w:val="00ED353D"/>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Procedure for Software Design and Development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4500A5-039B-47B2-A029-6DF84F28A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3362</Words>
  <Characters>19167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Procedure</vt:lpstr>
    </vt:vector>
  </TitlesOfParts>
  <Company>INDOCOSMO SYSTEMS PVT.</Company>
  <LinksUpToDate>false</LinksUpToDate>
  <CharactersWithSpaces>22485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Software Design &amp; Development</dc:subject>
  <dc:creator>Mohandas</dc:creator>
  <cp:lastModifiedBy>indocosmo</cp:lastModifiedBy>
  <cp:revision>3</cp:revision>
  <cp:lastPrinted>2017-10-28T10:06:00Z</cp:lastPrinted>
  <dcterms:created xsi:type="dcterms:W3CDTF">2020-07-04T16:33:00Z</dcterms:created>
  <dcterms:modified xsi:type="dcterms:W3CDTF">2020-11-24T11:02:00Z</dcterms:modified>
</cp:coreProperties>
</file>